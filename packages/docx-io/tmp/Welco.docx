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6298" w14:textId="77777777" w:rsidR="00DE55EC" w:rsidRDefault="00DE55EC"/>
    <w:p w14:paraId="7BC545C5" w14:textId="77777777" w:rsidR="00DE55EC" w:rsidRDefault="00000000">
      <w:pPr>
        <w:pStyle w:val="Heading1"/>
      </w:pPr>
      <w:bookmarkStart w:id="0" w:name="GPnr3EssCV"/>
      <w:r>
        <w:t>Welco</w:t>
      </w:r>
      <w:bookmarkEnd w:id="0"/>
    </w:p>
    <w:p w14:paraId="5A128DA0" w14:textId="77777777" w:rsidR="00DE55EC" w:rsidRDefault="00000000">
      <w:r>
        <w:t>CONTRATO SOCIAL DE [NOME EMPRESARIAL] LTDA.</w:t>
      </w:r>
    </w:p>
    <w:p w14:paraId="14D02518" w14:textId="77777777" w:rsidR="00DE55EC" w:rsidRDefault="00000000"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1" w:author="RapidAPITest" w:date="2026-01-18T04:36:00Z">
        <w:r>
          <w:delText>assinatura/registro (removendo todas as notas/colchetes). Adeque o texto ao caso concreto</w:delText>
        </w:r>
      </w:del>
      <w:ins w:id="2" w:author="RapidAPITest" w:date="2026-01-18T04:36:00Z">
        <w:r>
          <w:t>empresária limitada, que se regerá por este Contrato Social</w:t>
        </w:r>
      </w:ins>
      <w:r>
        <w:t xml:space="preserve"> e</w:t>
      </w:r>
      <w:del w:id="3" w:author="RapidAPITest" w:date="2026-01-18T04:36:00Z">
        <w:r>
          <w:delText xml:space="preserve"> às exigências da Junta Comercial competente (IN DREI 81/2020).]</w:delText>
        </w:r>
      </w:del>
      <w:ins w:id="4" w:author="RapidAPITest" w:date="2026-01-18T04:36:00Z">
        <w:r>
          <w:t>, nos casos omissos, pela legislação aplicável.</w:t>
        </w:r>
      </w:ins>
    </w:p>
    <w:p w14:paraId="102BC7C3" w14:textId="77777777" w:rsidR="00DE55EC" w:rsidRDefault="00000000">
      <w:del w:id="5" w:author="RapidAPITest" w:date="2026-01-18T04:36:00Z">
        <w:r>
          <w:delText>TÍTULO E QUALIFICAÇÃOPelo presente instrumento particular de Contrato Social, os abaixo qualificados:[SÓCIO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representante]];[SÓCIO 2] [replicar a qualificação para cada sócio];doravante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  <w:r>
        <w:t>PREÂMBULO E RECITAIS</w:t>
      </w:r>
    </w:p>
    <w:p w14:paraId="7A9B4699" w14:textId="77777777" w:rsidR="00DE55EC" w:rsidRDefault="00000000">
      <w:r>
        <w:t>Os Sócios declaram possuir capacidade civil plena, legitimidade e poderes para celebrar este Contrato Social.</w:t>
      </w:r>
    </w:p>
    <w:p w14:paraId="31F055B7" w14:textId="77777777" w:rsidR="00DE55EC" w:rsidRDefault="00000000">
      <w:r>
        <w:t xml:space="preserve">Declaram, ainda, que discutiram </w:t>
      </w:r>
      <w:commentRangeStart w:id="6"/>
      <w:r>
        <w:t>e negociaram previamente os termos aqui estabelecidos, com assessoria jurídica e contábil independentes, e que este instrumento reflete sua vontade livre e informada.</w:t>
      </w:r>
    </w:p>
    <w:p w14:paraId="6C152A2A" w14:textId="77777777" w:rsidR="00DE55EC" w:rsidRDefault="00000000"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  <w:commentRangeEnd w:id="6"/>
      <w:r>
        <w:rPr>
          <w:rStyle w:val="CommentReference"/>
          <w:sz w:val="22"/>
          <w:szCs w:val="22"/>
        </w:rPr>
        <w:commentReference w:id="6"/>
      </w:r>
      <w:r>
        <w:t>[[DOCX_COMMENT_REF:14]]</w:t>
      </w:r>
    </w:p>
    <w:p w14:paraId="02FF818D" w14:textId="77777777" w:rsidR="00DE55EC" w:rsidRDefault="00000000">
      <w:r>
        <w:t>DEFINIÇÕES</w:t>
      </w:r>
    </w:p>
    <w:p w14:paraId="1F19AE1B" w14:textId="77777777" w:rsidR="00DE55EC" w:rsidRDefault="00000000">
      <w:r>
        <w:t xml:space="preserve">Para os fins deste Contrato Social, os termos abaixo, no singular ou plural, terão os seguintes </w:t>
      </w:r>
      <w:del w:id="7" w:author="RapidAPITest" w:date="2026-01-18T04:36:00Z">
        <w:r>
          <w:delText>significados:</w:delText>
        </w:r>
      </w:del>
      <w:ins w:id="8" w:author="RapidAPITest" w:date="2026-01-18T04:36:00Z">
        <w:r>
          <w:t>significados:blalblablalblalbalblablalbalbla</w:t>
        </w:r>
      </w:ins>
    </w:p>
    <w:p w14:paraId="3738F7E9" w14:textId="77777777" w:rsidR="00DE55EC" w:rsidRDefault="00000000">
      <w:r>
        <w:t>Administração: o(s) administrador(es) eleito(s) na forma deste Contrato Social.</w:t>
      </w:r>
    </w:p>
    <w:p w14:paraId="1F8B75AC" w14:textId="77777777" w:rsidR="00DE55EC" w:rsidRDefault="00000000">
      <w:r>
        <w:t>Acordo de Quotistas: acordo parassocial, se existente, celebrado nos termos da legislação aplicável.</w:t>
      </w:r>
    </w:p>
    <w:p w14:paraId="442DFAA9" w14:textId="77777777" w:rsidR="00DE55EC" w:rsidRDefault="00000000">
      <w:r>
        <w:t>Anexo(s): documentos vinculados a este Contrato Social, inclusive Term Sheet (Anexo A), Checklist de Arquivamento e Notas de Redação.</w:t>
      </w:r>
    </w:p>
    <w:p w14:paraId="32F6018F" w14:textId="77777777" w:rsidR="00DE55EC" w:rsidRDefault="00000000">
      <w:r>
        <w:t>Antidiluição: mecanismos contratuais de proteção contra diluição, conforme Cláusula 12.</w:t>
      </w:r>
    </w:p>
    <w:p w14:paraId="22A68E76" w14:textId="77777777" w:rsidR="00DE55EC" w:rsidRDefault="00000000">
      <w:r>
        <w:t>Arbitragem: procedimento de resolução de disputas previsto na Cláusula 20.</w:t>
      </w:r>
    </w:p>
    <w:p w14:paraId="6AB41197" w14:textId="77777777" w:rsidR="00DE55EC" w:rsidRDefault="00000000">
      <w:r>
        <w:t>Capital Social: valor subscrito e integralizado nos termos da Cláusula 6.</w:t>
      </w:r>
    </w:p>
    <w:p w14:paraId="1913CE0F" w14:textId="77777777" w:rsidR="00DE55EC" w:rsidRDefault="00000000">
      <w:r>
        <w:t>Cessão de Quotas: transferência de quotas a sócios ou terceiros, conforme Cláusula 8.</w:t>
      </w:r>
    </w:p>
    <w:p w14:paraId="27D4E71F" w14:textId="77777777" w:rsidR="00DE55EC" w:rsidRDefault="00000000">
      <w:r>
        <w:t>Drag-Along: direito de arraste previsto na Cláusula 9.4.</w:t>
      </w:r>
    </w:p>
    <w:p w14:paraId="2DB369A7" w14:textId="77777777" w:rsidR="00DE55EC" w:rsidRDefault="00000000">
      <w:r>
        <w:t>Empresa/Sociedade: [NOME EMPRESARIAL] LTDA., ora constituída.</w:t>
      </w:r>
    </w:p>
    <w:p w14:paraId="56E8F9E4" w14:textId="77777777" w:rsidR="00DE55EC" w:rsidRDefault="00000000">
      <w:r>
        <w:t>Investidor(s): Sócio(s) que aportem capital e detenham direitos de proteção específicos nos termos deste Contrato Social e/ou de acordo parassocial.</w:t>
      </w:r>
    </w:p>
    <w:p w14:paraId="42C791F2" w14:textId="77777777" w:rsidR="00DE55EC" w:rsidRDefault="00000000">
      <w:r>
        <w:t>Lock-up: restrição temporária à alienação de quotas, conforme Cláusula 7.5.</w:t>
      </w:r>
    </w:p>
    <w:p w14:paraId="7D36BCE3" w14:textId="77777777" w:rsidR="00DE55EC" w:rsidRDefault="00000000">
      <w:r>
        <w:t>Matérias Reservadas: deliberações sujeitas a quóruns e vetos reforçados, conforme Cláusula 11.</w:t>
      </w:r>
    </w:p>
    <w:p w14:paraId="37F957B6" w14:textId="77777777" w:rsidR="00DE55EC" w:rsidRDefault="00000000">
      <w:r>
        <w:t>ROFO/ROFR: right of first offer/right of first refusal, conforme Cláusula 9.1/9.2.</w:t>
      </w:r>
    </w:p>
    <w:p w14:paraId="73A6B5B5" w14:textId="77777777" w:rsidR="00DE55EC" w:rsidRDefault="00000000">
      <w:r>
        <w:t>Tag-Along: direito de venda conjunta previsto na Cláusula 9.3.</w:t>
      </w:r>
    </w:p>
    <w:p w14:paraId="5D95E3BA" w14:textId="77777777" w:rsidR="00DE55EC" w:rsidRDefault="00000000">
      <w:r>
        <w:t>Vesting: aquisição gradual de quotas ou direitos econômicos, conforme Cláusula 7.6.</w:t>
      </w:r>
    </w:p>
    <w:p w14:paraId="5A4E43E4" w14:textId="77777777" w:rsidR="00DE55EC" w:rsidRDefault="00000000">
      <w:r>
        <w:t>OBJETO</w:t>
      </w:r>
    </w:p>
    <w:p w14:paraId="078F5C32" w14:textId="77777777" w:rsidR="00DE55EC" w:rsidRDefault="00000000">
      <w:r>
        <w:lastRenderedPageBreak/>
        <w:t xml:space="preserve">4.1 A Sociedade tem por objeto social: [descrever de forma clara e lícita as atividades], podendo adotar referências de CNAE </w:t>
      </w:r>
      <w:commentRangeStart w:id="9"/>
      <w:r>
        <w:t>pertinentes, notadamente [CNAE principal] e [CNAEs secundários], observadas as restrições legais e regulatórias.</w:t>
      </w:r>
    </w:p>
    <w:p w14:paraId="21D09FE4" w14:textId="77777777" w:rsidR="00DE55EC" w:rsidRDefault="00000000"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5B92AA5E" w14:textId="77777777" w:rsidR="00DE55EC" w:rsidRDefault="00000000">
      <w:r>
        <w:t>NOME EMPRESARIAL, SEDE</w:t>
      </w:r>
      <w:del w:id="10" w:author="RapidAPITest" w:date="2026-01-18T04:36:00Z">
        <w:r>
          <w:delText>, PRAZO E EXERCÍCIO SOCIAL</w:delText>
        </w:r>
      </w:del>
    </w:p>
    <w:p w14:paraId="249ECF5D" w14:textId="77777777" w:rsidR="00DE55EC" w:rsidRDefault="00000000">
      <w:del w:id="11" w:author="RapidAPITest" w:date="2026-01-18T04:36:00Z">
        <w:r>
          <w:delText>5.1 Nome empresarial: [NOME EMPRESARIAL] LTDA. (sempre com o sufixo “Ltda.”).5.2 Sede: [endereço completo: logradouro, nº, complemento, bairro, município, UF, CEP]. [OPÇÃO: Estabelecer filiais/escritórios mediante deliberação da Administração ou dos Sócios, conforme Cláusula 11.]5.3 Prazo de duração: por prazo [determinado: até [DATA]; ou indeterminado].5.4 O exercício social encerra-se em [DATA], quando serão levantadas as demonstrações contábeis, sem prejuízo de balancetes intermediários para fins de deliberação sobre distribuição de resultados.</w:delText>
        </w:r>
      </w:del>
      <w:r>
        <w:t>CAPITAL SOCIAL, QUOTAS, SUBSCRIÇÃO E INTEGRALIZAÇÃO</w:t>
      </w:r>
    </w:p>
    <w:p w14:paraId="7B85D5E2" w14:textId="77777777" w:rsidR="00DE55EC" w:rsidRDefault="00000000">
      <w:r>
        <w:t xml:space="preserve">6.1 O Capital Social é de R$ [VALOR], dividido em [NÚMERO] quotas com valor nominal de R$ [VALOR], subscritas e integralizadas pelos Sócios </w:t>
      </w:r>
      <w:commentRangeEnd w:id="9"/>
      <w:r>
        <w:rPr>
          <w:rStyle w:val="CommentReference"/>
          <w:sz w:val="22"/>
          <w:szCs w:val="22"/>
        </w:rPr>
        <w:commentReference w:id="9"/>
      </w:r>
      <w:r>
        <w:t>[[DOCX_COMMENT_REF:17]]nas seguintes proporções:</w:t>
      </w:r>
    </w:p>
    <w:p w14:paraId="586B3AA8" w14:textId="77777777" w:rsidR="00DE55EC" w:rsidRDefault="00000000">
      <w:r>
        <w:t>[SÓCIO 1]: [NÚMERO] quotas, total R$ [VALOR], equivalente a [PERCENTUAL]% do capital.</w:t>
      </w:r>
    </w:p>
    <w:p w14:paraId="24B62D1A" w14:textId="77777777" w:rsidR="00DE55EC" w:rsidRDefault="00000000">
      <w:r>
        <w:t>[SÓCIO 2]: [NÚMERO] quotas, total R$ [VALOR], equivalente a [PERCENTUAL]%. [adapte para todos os Sócios]</w:t>
      </w:r>
    </w:p>
    <w:p w14:paraId="7BED11C3" w14:textId="77777777" w:rsidR="00DE55EC" w:rsidRDefault="00000000">
      <w:r>
        <w:t>6.2 Integralização:</w:t>
      </w:r>
    </w:p>
    <w:p w14:paraId="50CF6571" w14:textId="77777777" w:rsidR="00DE55EC" w:rsidRDefault="00000000">
      <w:r>
        <w:t>[OPÇÃO A – Dinheiro]: em moeda corrente nacional, à vista/parcelado conforme cronograma: [detalhar parcelas, vencimentos, atualização e encargos].</w:t>
      </w:r>
    </w:p>
    <w:p w14:paraId="3F7386C7" w14:textId="77777777" w:rsidR="00DE55EC" w:rsidRDefault="00000000"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4E065B41" w14:textId="77777777" w:rsidR="00DE55EC" w:rsidRDefault="00000000"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4E7BA15" w14:textId="77777777" w:rsidR="00DE55EC" w:rsidRDefault="00000000"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28DA9FEE" w14:textId="77777777" w:rsidR="00DE55EC" w:rsidRDefault="00000000"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id="12" w:author="RapidAPITest" w:date="2026-01-18T04:36:00Z">
        <w:r>
          <w:delText>observando-se contraditório e ampla defesa.</w:delText>
        </w:r>
      </w:del>
      <w:ins w:id="13" w:author="RapidAPITest" w:date="2026-01-18T04:36:00Z">
        <w:r>
          <w:t>obse, PRAZO E EXERCÍCIO SOCIAL</w:t>
        </w:r>
      </w:ins>
    </w:p>
    <w:p w14:paraId="6636414E" w14:textId="77777777" w:rsidR="00DE55EC" w:rsidRDefault="00000000">
      <w:ins w:id="14" w:author="RapidAPITest" w:date="2026-01-18T04:36:00Z">
        <w:r>
          <w:t>5.1 Nome empresarial: [NOME EMPRESARIAL] LTDA. (sempre com o sufixo “Ltda.”).</w:t>
        </w:r>
      </w:ins>
    </w:p>
    <w:p w14:paraId="4A7430FE" w14:textId="77777777" w:rsidR="00DE55EC" w:rsidRDefault="00000000">
      <w:ins w:id="15" w:author="RapidAPITest" w:date="2026-01-18T04:36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66884A13" w14:textId="77777777" w:rsidR="00DE55EC" w:rsidRDefault="00000000">
      <w:ins w:id="16" w:author="RapidAPITest" w:date="2026-01-18T04:36:00Z">
        <w:r>
          <w:t>5.3 Prazo de duração: por prazo [determinado: até [DATA]; ou indeterminado].</w:t>
        </w:r>
      </w:ins>
    </w:p>
    <w:p w14:paraId="158EB7E3" w14:textId="77777777" w:rsidR="00DE55EC" w:rsidRDefault="00000000">
      <w:ins w:id="17" w:author="RapidAPITest" w:date="2026-01-18T04:36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1F31320B" w14:textId="77777777" w:rsidR="00DE55EC" w:rsidRDefault="00000000">
      <w:ins w:id="18" w:author="RapidAPITest" w:date="2026-01-18T04:36:00Z">
        <w:r>
          <w:t>rvando-se contraditório e ampla defesa.</w:t>
        </w:r>
      </w:ins>
    </w:p>
    <w:p w14:paraId="3D599AC6" w14:textId="77777777" w:rsidR="00DE55EC" w:rsidRDefault="00000000">
      <w:r>
        <w:t>6.5 Índice de atualização: [OPÇÃO: IPCA/IGP-M/INPC], aplicado somente a parcelas vincendas de integralização (se houver), vedada indexação do capital social.</w:t>
      </w:r>
    </w:p>
    <w:p w14:paraId="31938269" w14:textId="77777777" w:rsidR="00DE55EC" w:rsidRDefault="00000000">
      <w:r>
        <w:t>ESTABILIDADE SOCIETÁRIA: LOCK-UP, STANDSTILL, VESTING</w:t>
      </w:r>
    </w:p>
    <w:p w14:paraId="02FEBFE1" w14:textId="77777777" w:rsidR="00DE55EC" w:rsidRDefault="00000000">
      <w:r>
        <w:lastRenderedPageBreak/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0213C407" w14:textId="77777777" w:rsidR="00DE55EC" w:rsidRDefault="00000000"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4B53F73E" w14:textId="77777777" w:rsidR="00DE55EC" w:rsidRDefault="00000000"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6F40E6EC" w14:textId="77777777" w:rsidR="00DE55EC" w:rsidRDefault="00000000">
      <w:r>
        <w:t>7.4 Penalidades: Violação ao lock-up/standstill sujeita o infrator a multa de [10–20]% do preço da operação vedada, além de perdas e danos e obrigação de desfazer o ato.</w:t>
      </w:r>
    </w:p>
    <w:p w14:paraId="27E7E964" w14:textId="77777777" w:rsidR="00DE55EC" w:rsidRDefault="00000000"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06F16C56" w14:textId="77777777" w:rsidR="00DE55EC" w:rsidRDefault="00000000"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76D5CBE5" w14:textId="77777777" w:rsidR="00DE55EC" w:rsidRDefault="00000000">
      <w:r>
        <w:t>CESSÃO, ÔNUS E DIREITO DE PREFERÊNCIA SOBRE QUOTAS</w:t>
      </w:r>
    </w:p>
    <w:p w14:paraId="02FC1A4A" w14:textId="77777777" w:rsidR="00DE55EC" w:rsidRDefault="00000000">
      <w:r>
        <w:t>8.1 Livre cessão entre Sócios, salvo ajustes de preferência, lock-up e demais restrições deste Contrato.</w:t>
      </w:r>
    </w:p>
    <w:p w14:paraId="1C89335F" w14:textId="77777777" w:rsidR="00DE55EC" w:rsidRDefault="00000000">
      <w:r>
        <w:t>8.2 Cessão a terceiros: Sujeita-se ao art. 1.057 do CC e às regras abaixo:</w:t>
      </w:r>
    </w:p>
    <w:p w14:paraId="5684769D" w14:textId="77777777" w:rsidR="00DE55EC" w:rsidRDefault="00000000">
      <w:r>
        <w:t xml:space="preserve">Consentimento: dependerá de aprovação de Sócios titulares de, no mínimo, [2/3] do capital social, salvo estipulação </w:t>
      </w:r>
      <w:del w:id="19" w:author="RapidAPITest" w:date="2026-01-18T04:36:00Z">
        <w:r>
          <w:delText>diversa mais rigorosa.</w:delText>
        </w:r>
      </w:del>
      <w:ins w:id="20" w:author="RapidAPITest" w:date="2026-01-18T04:36:00Z">
        <w:r>
          <w:t>dive, PRAZO E EXERCÍCIO SOCIAL</w:t>
        </w:r>
      </w:ins>
    </w:p>
    <w:p w14:paraId="32C7513C" w14:textId="77777777" w:rsidR="00DE55EC" w:rsidRDefault="00000000">
      <w:ins w:id="21" w:author="RapidAPITest" w:date="2026-01-18T04:36:00Z">
        <w:r>
          <w:t>5.1 Nome empresarial: [NOME EMPRESARIAL] LTDA. (sempre com o sufixo “Ltda.”).</w:t>
        </w:r>
      </w:ins>
    </w:p>
    <w:p w14:paraId="2384295D" w14:textId="77777777" w:rsidR="00DE55EC" w:rsidRDefault="00000000">
      <w:ins w:id="22" w:author="RapidAPITest" w:date="2026-01-18T04:36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2033A1F7" w14:textId="77777777" w:rsidR="00DE55EC" w:rsidRDefault="00000000">
      <w:ins w:id="23" w:author="RapidAPITest" w:date="2026-01-18T04:36:00Z">
        <w:r>
          <w:t>5.3 Prazo de duração: por prazo [determinado: até [DATA]; ou indeterminado].</w:t>
        </w:r>
      </w:ins>
    </w:p>
    <w:p w14:paraId="77D937A6" w14:textId="77777777" w:rsidR="00DE55EC" w:rsidRDefault="00000000">
      <w:ins w:id="24" w:author="RapidAPITest" w:date="2026-01-18T04:36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38E0FA" w14:textId="77777777" w:rsidR="00DE55EC" w:rsidRDefault="00000000">
      <w:ins w:id="25" w:author="RapidAPITest" w:date="2026-01-18T04:36:00Z">
        <w:r>
          <w:t>rsa mais rigorosa.</w:t>
        </w:r>
      </w:ins>
    </w:p>
    <w:p w14:paraId="181BB276" w14:textId="77777777" w:rsidR="00DE55EC" w:rsidRDefault="00000000"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799A11F6" w14:textId="77777777" w:rsidR="00DE55EC" w:rsidRDefault="00000000">
      <w:r>
        <w:t>Oposição: Na ausência de consentimento nos termos legais e contratuais, a cessão não produzirá efeitos perante a Sociedade e terceiros até registro do aditivo na Junta.</w:t>
      </w:r>
    </w:p>
    <w:p w14:paraId="26AFF3F1" w14:textId="77777777" w:rsidR="00DE55EC" w:rsidRDefault="00000000"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472E3BD8" w14:textId="77777777" w:rsidR="00DE55EC" w:rsidRDefault="00000000"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53BA9865" w14:textId="77777777" w:rsidR="00DE55EC" w:rsidRDefault="00000000">
      <w:r>
        <w:t>MECANISMOS DE LIQUIDEZ: ROFO/ROFR, TAG-ALONG, DRAG-ALONG</w:t>
      </w:r>
    </w:p>
    <w:p w14:paraId="38754D1C" w14:textId="77777777" w:rsidR="00DE55EC" w:rsidRDefault="00000000">
      <w:r>
        <w:lastRenderedPageBreak/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71BECAA" w14:textId="77777777" w:rsidR="00DE55EC" w:rsidRDefault="00000000"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5552DFCB" w14:textId="77777777" w:rsidR="00DE55EC" w:rsidRDefault="00000000"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676044C3" w14:textId="77777777" w:rsidR="00DE55EC" w:rsidRDefault="00000000"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733ADAC2" w14:textId="77777777" w:rsidR="00DE55EC" w:rsidRDefault="00000000"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33E73039" w14:textId="77777777" w:rsidR="00DE55EC" w:rsidRDefault="00000000">
      <w:r>
        <w:t>GOVERNANÇA, ADMINISTRAÇÃO E REGÊNCIA SUPLETIVA</w:t>
      </w:r>
    </w:p>
    <w:p w14:paraId="4731DC30" w14:textId="77777777" w:rsidR="00DE55EC" w:rsidRDefault="00000000"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5ED90357" w14:textId="77777777" w:rsidR="00DE55EC" w:rsidRDefault="00000000">
      <w:r>
        <w:t>10.2 Estrutura: A administração caberá a [1] ou mais administradores, Sócios ou não, residentes no Brasil, com mandato de [prazo], eleitos e destituíveis nos termos deste Contrato e da lei.</w:t>
      </w:r>
    </w:p>
    <w:p w14:paraId="4661FBA5" w14:textId="77777777" w:rsidR="00DE55EC" w:rsidRDefault="00000000">
      <w:r>
        <w:t>10.3 Investidura: A investidura dar-se-á com a assinatura do termo de posse (em livro próprio ou instrumento à parte), após assinatura do contrato e, se aplicável, arquivamento na Junta.</w:t>
      </w:r>
    </w:p>
    <w:p w14:paraId="37FFB704" w14:textId="77777777" w:rsidR="00DE55EC" w:rsidRDefault="00000000"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81CF8A1" w14:textId="77777777" w:rsidR="00DE55EC" w:rsidRDefault="00000000">
      <w:r>
        <w:t>10.5 Representação: A Sociedade será representada por [regra de assinaturas: isoladamente/conjunta por 2 administradores/um administrador + procurador], vedada a prática de atos fora do objeto.</w:t>
      </w:r>
    </w:p>
    <w:p w14:paraId="3A7B3312" w14:textId="77777777" w:rsidR="00DE55EC" w:rsidRDefault="00000000">
      <w:r>
        <w:t>10.6 Remuneração: A remuneração anual global dos administradores será fixada por deliberação dos Sócios, cabendo à Administração a distribuição interna, salvo decisão em contrário.</w:t>
      </w:r>
    </w:p>
    <w:p w14:paraId="236319AD" w14:textId="77777777" w:rsidR="00DE55EC" w:rsidRDefault="00000000"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2BDCB70C" w14:textId="77777777" w:rsidR="00DE55EC" w:rsidRDefault="00000000"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4D671FD9" w14:textId="77777777" w:rsidR="00DE55EC" w:rsidRDefault="00000000"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083DB588" w14:textId="77777777" w:rsidR="00DE55EC" w:rsidRDefault="00000000">
      <w:r>
        <w:t>QUÓRUNS E MATÉRIAS RESERVADAS (ATUALIZAÇÃO PELA LEI 14.451/2022)</w:t>
      </w:r>
    </w:p>
    <w:p w14:paraId="4269D2E3" w14:textId="77777777" w:rsidR="00DE55EC" w:rsidRDefault="00000000">
      <w:r>
        <w:lastRenderedPageBreak/>
        <w:t>11.1 Deliberações: Salvo quóruns especiais, as deliberações serão tomadas pela maioria do capital social (CC, art. 1.076, II).</w:t>
      </w:r>
    </w:p>
    <w:p w14:paraId="70CC15F2" w14:textId="77777777" w:rsidR="00DE55EC" w:rsidRDefault="00000000">
      <w:r>
        <w:t>11.2 Quóruns especiais:</w:t>
      </w:r>
    </w:p>
    <w:p w14:paraId="6072C9B1" w14:textId="77777777" w:rsidR="00DE55EC" w:rsidRDefault="00000000"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2EB070FB" w14:textId="77777777" w:rsidR="00DE55EC" w:rsidRDefault="00000000">
      <w:r>
        <w:t>Designação de administrador não Sócio: (i) 2/3 do capital enquanto não integralizado; (ii) maioria do capital após integralização total (CC, art. 1.061, com redação da Lei 14.451/2022).</w:t>
      </w:r>
    </w:p>
    <w:p w14:paraId="41EB1351" w14:textId="77777777" w:rsidR="00DE55EC" w:rsidRDefault="00000000"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250E4DD" w14:textId="77777777" w:rsidR="00DE55EC" w:rsidRDefault="00000000">
      <w:r>
        <w:t>Alteração do Contrato Social; aumento/redução de capital; emissão de instrumentos conversíveis.</w:t>
      </w:r>
    </w:p>
    <w:p w14:paraId="2468D558" w14:textId="77777777" w:rsidR="00DE55EC" w:rsidRDefault="00000000">
      <w:r>
        <w:t>M&amp;A, cisão, incorporação, venda de ativos relevantes ([&gt;20%] do ativo total), reorganização societária.</w:t>
      </w:r>
    </w:p>
    <w:p w14:paraId="64CD4963" w14:textId="77777777" w:rsidR="00DE55EC" w:rsidRDefault="00000000">
      <w:r>
        <w:t>Endividamento acima de [limite], concessão de garantias acima de [limite].</w:t>
      </w:r>
    </w:p>
    <w:p w14:paraId="3285528D" w14:textId="77777777" w:rsidR="00DE55EC" w:rsidRDefault="00000000">
      <w:r>
        <w:t>Política de dividendos e constituição de reservas.</w:t>
      </w:r>
    </w:p>
    <w:p w14:paraId="3FBCC12A" w14:textId="77777777" w:rsidR="00DE55EC" w:rsidRDefault="00000000">
      <w:r>
        <w:t>Admissão de novo Sócio; exclusão de Sócio; compra de quotas pela Sociedade.</w:t>
      </w:r>
    </w:p>
    <w:p w14:paraId="474B4F36" w14:textId="77777777" w:rsidR="00DE55EC" w:rsidRDefault="00000000">
      <w:r>
        <w:t>Eleição/destituição de administradores; fixação de remuneração.</w:t>
      </w:r>
    </w:p>
    <w:p w14:paraId="2F2A9420" w14:textId="77777777" w:rsidR="00DE55EC" w:rsidRDefault="00000000">
      <w:r>
        <w:t>Aprovação de orçamento anual e plano de negócios.</w:t>
      </w:r>
    </w:p>
    <w:p w14:paraId="0F814A5F" w14:textId="77777777" w:rsidR="00DE55EC" w:rsidRDefault="00000000">
      <w:r>
        <w:t>Opção por Arbitragem; celebração/alteração de Acordo de Quotistas.</w:t>
      </w:r>
    </w:p>
    <w:p w14:paraId="6E0EE192" w14:textId="77777777" w:rsidR="00DE55EC" w:rsidRDefault="00000000">
      <w:r>
        <w:t>DIREITOS ECONÔMICOS E POLÍTICA DE RESULTADOS</w:t>
      </w:r>
    </w:p>
    <w:p w14:paraId="4BF08DAF" w14:textId="77777777" w:rsidR="00DE55EC" w:rsidRDefault="00000000"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6783EC6" w14:textId="77777777" w:rsidR="00DE55EC" w:rsidRDefault="00000000">
      <w:r>
        <w:t>12.2 Lucros intermediários: Admitida distribuição de lucros com base em balanços/balancetes intermediários, observadas a legislação societária e fiscal, e a preservação da solvência.</w:t>
      </w:r>
    </w:p>
    <w:p w14:paraId="2E0D27B8" w14:textId="77777777" w:rsidR="00DE55EC" w:rsidRDefault="00000000">
      <w:r>
        <w:t>12.3 Retenção de lucros: Permitida a retenção para reinvestimento, cobertura de perdas ou formação de reservas, mediante justificativa em orçamento/plano aprovado.</w:t>
      </w:r>
    </w:p>
    <w:p w14:paraId="49B98600" w14:textId="77777777" w:rsidR="00DE55EC" w:rsidRDefault="00000000">
      <w:r>
        <w:t>12.4 Antidiluição [OPÇÃO – ON]:</w:t>
      </w:r>
    </w:p>
    <w:p w14:paraId="6D5684C4" w14:textId="77777777" w:rsidR="00DE55EC" w:rsidRDefault="00000000"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2B303A15" w14:textId="77777777" w:rsidR="00DE55EC" w:rsidRDefault="00000000"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7430FA3D" w14:textId="77777777" w:rsidR="00DE55EC" w:rsidRDefault="00000000">
      <w:r>
        <w:t>PROTEÇÕES A INVESTIDORES E MINORITÁRIOS</w:t>
      </w:r>
    </w:p>
    <w:p w14:paraId="15FCE25C" w14:textId="77777777" w:rsidR="00DE55EC" w:rsidRDefault="00000000"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2184A1FD" w14:textId="77777777" w:rsidR="00DE55EC" w:rsidRDefault="00000000">
      <w:r>
        <w:lastRenderedPageBreak/>
        <w:t>13.2 Auditoria: Investidores poderão, às suas expensas, realizar auditorias financeiras/jurídicas com aviso prévio e sem perturbar as operações, respeitada a confidencialidade.</w:t>
      </w:r>
    </w:p>
    <w:p w14:paraId="78473415" w14:textId="77777777" w:rsidR="00DE55EC" w:rsidRDefault="00000000"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5EA60D47" w14:textId="77777777" w:rsidR="00DE55EC" w:rsidRDefault="00000000">
      <w:r>
        <w:t>CONFLITOS DE INTERESSE E DEVERES FIDUCIÁRIOS</w:t>
      </w:r>
    </w:p>
    <w:p w14:paraId="23583C2E" w14:textId="77777777" w:rsidR="00DE55EC" w:rsidRDefault="00000000"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0B096CF5" w14:textId="77777777" w:rsidR="00DE55EC" w:rsidRDefault="00000000">
      <w:r>
        <w:t>14.2 Operações com partes relacionadas exigem aprovação por [maioria qualificada], em condições de mercado e com documentação adequada.</w:t>
      </w:r>
    </w:p>
    <w:p w14:paraId="03A5A7FB" w14:textId="77777777" w:rsidR="00DE55EC" w:rsidRDefault="00000000">
      <w:r>
        <w:t>ADMISSÃO, RETIRADA E EXCLUSÃO DE SÓCIOS; HAVERES</w:t>
      </w:r>
    </w:p>
    <w:p w14:paraId="052A0BC6" w14:textId="77777777" w:rsidR="00DE55EC" w:rsidRDefault="00000000">
      <w:r>
        <w:t>15.1 Admissão de Sócio: Depende de deliberação nos termos da Cláusula 11 e adesão integral ao Contrato Social e Acordo de Quotistas, quando houver.</w:t>
      </w:r>
    </w:p>
    <w:p w14:paraId="39125843" w14:textId="77777777" w:rsidR="00DE55EC" w:rsidRDefault="00000000"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0FD0D810" w14:textId="77777777" w:rsidR="00DE55EC" w:rsidRDefault="00000000"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59FD897F" w14:textId="77777777" w:rsidR="00DE55EC" w:rsidRDefault="00000000"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E90A301" w14:textId="77777777" w:rsidR="00DE55EC" w:rsidRDefault="00000000">
      <w:r>
        <w:t>COMPLIANCE, CONFIDENCIALIDADE, PROTEÇÃO DE DADOS E PROPRIEDADE INTELECTUAL</w:t>
      </w:r>
    </w:p>
    <w:p w14:paraId="3DCA3D59" w14:textId="77777777" w:rsidR="00DE55EC" w:rsidRDefault="00000000"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12A04D09" w14:textId="77777777" w:rsidR="00DE55EC" w:rsidRDefault="00000000"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2AB8139C" w14:textId="77777777" w:rsidR="00DE55EC" w:rsidRDefault="00000000">
      <w:r>
        <w:t>16.3 LGPD (Lei nº 13.709/2018):</w:t>
      </w:r>
    </w:p>
    <w:p w14:paraId="72D50A21" w14:textId="77777777" w:rsidR="00DE55EC" w:rsidRDefault="00000000">
      <w:r>
        <w:t>Papéis: [OPÇÃO] A Sociedade atuará como Controladora [e/ou Operadora] dos dados pessoais que tratar.</w:t>
      </w:r>
    </w:p>
    <w:p w14:paraId="71F2989C" w14:textId="77777777" w:rsidR="00DE55EC" w:rsidRDefault="00000000">
      <w:r>
        <w:t>Bases legais: O tratamento observará as bases legais aplicáveis (execução de contrato, cumprimento de obrigação legal, legítimo interesse, consentimento, etc.).</w:t>
      </w:r>
    </w:p>
    <w:p w14:paraId="02D585D9" w14:textId="77777777" w:rsidR="00DE55EC" w:rsidRDefault="00000000">
      <w:r>
        <w:t>Segurança: A Sociedade manterá medidas técnicas e organizacionais para proteção de dados, plano de resposta a incidentes, política de privacidade e registro de operações.</w:t>
      </w:r>
    </w:p>
    <w:p w14:paraId="547C7BF8" w14:textId="77777777" w:rsidR="00DE55EC" w:rsidRDefault="00000000">
      <w:r>
        <w:t>DPO/Encarregado: [Nome/email], quando exigido por lei ou adotado voluntariamente.</w:t>
      </w:r>
    </w:p>
    <w:p w14:paraId="46ACC465" w14:textId="77777777" w:rsidR="00DE55EC" w:rsidRDefault="00000000">
      <w:r>
        <w:t>Incidentes: Notificação à ANPD e titulares quando necessário; reporte aos Sócios relevante para a governança.</w:t>
      </w:r>
    </w:p>
    <w:p w14:paraId="6CF7255D" w14:textId="77777777" w:rsidR="00DE55EC" w:rsidRDefault="00000000">
      <w:r>
        <w:t>Contratos com terceiros: Cláusulas de proteção de dados e auditoria.</w:t>
      </w:r>
    </w:p>
    <w:p w14:paraId="60615659" w14:textId="77777777" w:rsidR="00DE55EC" w:rsidRDefault="00000000">
      <w:r>
        <w:lastRenderedPageBreak/>
        <w:t>16.4 Propriedade Intelectual:</w:t>
      </w:r>
    </w:p>
    <w:p w14:paraId="113A6E06" w14:textId="77777777" w:rsidR="00DE55EC" w:rsidRDefault="00000000"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099B9FEB" w14:textId="77777777" w:rsidR="00DE55EC" w:rsidRDefault="00000000">
      <w:r>
        <w:t>Registros: A Administração diligenciará os registros (INPI, software, marcas, patentes) e preservará segredos de negócio.</w:t>
      </w:r>
    </w:p>
    <w:p w14:paraId="3252B5A4" w14:textId="77777777" w:rsidR="00DE55EC" w:rsidRDefault="00000000">
      <w:r>
        <w:t>Garantias: Os Sócios declaram que ativos aportados não violam direitos de terceiros.</w:t>
      </w:r>
    </w:p>
    <w:p w14:paraId="2A0F220E" w14:textId="77777777" w:rsidR="00DE55EC" w:rsidRDefault="00000000">
      <w:r>
        <w:t>NÃO CONCORRÊNCIA E NÃO ALICIAMENTO</w:t>
      </w:r>
    </w:p>
    <w:p w14:paraId="219A45E2" w14:textId="77777777" w:rsidR="00DE55EC" w:rsidRDefault="00000000"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3677BDED" w14:textId="77777777" w:rsidR="00DE55EC" w:rsidRDefault="00000000"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2ABE0A3C" w14:textId="77777777" w:rsidR="00DE55EC" w:rsidRDefault="00000000">
      <w:r>
        <w:t>OPÇÕES DE COMPRA/VENDA; EVENTOS-GATILHO</w:t>
      </w:r>
    </w:p>
    <w:p w14:paraId="579B712B" w14:textId="77777777" w:rsidR="00DE55EC" w:rsidRDefault="00000000"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01516281" w14:textId="77777777" w:rsidR="00DE55EC" w:rsidRDefault="00000000"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2A3CA736" w14:textId="77777777" w:rsidR="00DE55EC" w:rsidRDefault="00000000"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73E78CDF" w14:textId="77777777" w:rsidR="00DE55EC" w:rsidRDefault="00000000"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15142C94" w14:textId="77777777" w:rsidR="00DE55EC" w:rsidRDefault="00000000">
      <w:r>
        <w:t>DEADLOCK E RESOLUÇÃO DE DISPUTAS ENTRE SÓCIOS</w:t>
      </w:r>
    </w:p>
    <w:p w14:paraId="41FEF8AA" w14:textId="77777777" w:rsidR="00DE55EC" w:rsidRDefault="00000000">
      <w:r>
        <w:t>19.1 Deadlock: Considera-se impasse a ausência de decisão sobre Matéria Reservada após [2] reuniões válidas no prazo de [30] dias. Escalonamento:</w:t>
      </w:r>
    </w:p>
    <w:p w14:paraId="6D9675DC" w14:textId="77777777" w:rsidR="00DE55EC" w:rsidRDefault="00000000">
      <w:r>
        <w:t>Etapa 1: Mesa de Sócios e Administradores em até [10] dias.</w:t>
      </w:r>
    </w:p>
    <w:p w14:paraId="40346C89" w14:textId="77777777" w:rsidR="00DE55EC" w:rsidRDefault="00000000">
      <w:r>
        <w:t>Etapa 2: Mediação institucional [Câmara escolhida] por [30] dias.</w:t>
      </w:r>
    </w:p>
    <w:p w14:paraId="3634A819" w14:textId="77777777" w:rsidR="00DE55EC" w:rsidRDefault="00000000">
      <w:r>
        <w:t>Etapa 3: Mecanismo de buy-sell (Russian roulette/Texas shoot-out) conforme Cláusula 18 ou Arbitragem conforme Cláusula 20.</w:t>
      </w:r>
    </w:p>
    <w:p w14:paraId="1D21A93E" w14:textId="77777777" w:rsidR="00DE55EC" w:rsidRDefault="00000000">
      <w:r>
        <w:t>ARBITRAGEM, LEI APLICÁVEL E FORO</w:t>
      </w:r>
    </w:p>
    <w:p w14:paraId="2F66610D" w14:textId="77777777" w:rsidR="00DE55EC" w:rsidRDefault="00000000">
      <w:r>
        <w:t>20.1 Lei aplicável: Lei brasileira.</w:t>
      </w:r>
    </w:p>
    <w:p w14:paraId="05A60C0A" w14:textId="77777777" w:rsidR="00DE55EC" w:rsidRDefault="00000000">
      <w:r>
        <w:t xml:space="preserve"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</w:t>
      </w:r>
      <w:r>
        <w:lastRenderedPageBreak/>
        <w:t>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4E2886B7" w14:textId="77777777" w:rsidR="00DE55EC" w:rsidRDefault="00000000">
      <w:r>
        <w:t>RESPONSABILIDADES, GARANTIAS, LIMITAÇÕES E INDENIZAÇÃO</w:t>
      </w:r>
    </w:p>
    <w:p w14:paraId="03C50555" w14:textId="77777777" w:rsidR="00DE55EC" w:rsidRDefault="00000000">
      <w:r>
        <w:t>21.1 Cada Sócio declara ter capacidade e poderes para a celebração deste Contrato, inexistindo impedimentos legais.</w:t>
      </w:r>
    </w:p>
    <w:p w14:paraId="386A421B" w14:textId="77777777" w:rsidR="00DE55EC" w:rsidRDefault="00000000">
      <w:r>
        <w:t>21.2 Limitação de responsabilidade: A responsabilidade de cada Sócio limita-se ao valor de suas quotas, mas todos respondem solidariamente pela integralização do capital (CC, art. 1.052).</w:t>
      </w:r>
    </w:p>
    <w:p w14:paraId="5F76D070" w14:textId="77777777" w:rsidR="00DE55EC" w:rsidRDefault="00000000"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C272F3A" w14:textId="77777777" w:rsidR="00DE55EC" w:rsidRDefault="00000000">
      <w:r>
        <w:t>21.4 Exclusão de danos indiretos: Ficam excluídos lucros cessantes, danos consequenciais e punitivos, salvo dolo ou disposição legal específica.</w:t>
      </w:r>
    </w:p>
    <w:p w14:paraId="364BBC68" w14:textId="77777777" w:rsidR="00DE55EC" w:rsidRDefault="00000000">
      <w:r>
        <w:t>DURAÇÃO, EFEITOS E ENCERRAMENTO</w:t>
      </w:r>
    </w:p>
    <w:p w14:paraId="1287B0AF" w14:textId="77777777" w:rsidR="00DE55EC" w:rsidRDefault="00000000">
      <w:r>
        <w:t>22.1 Este Contrato vigerá a partir de sua assinatura, produzindo efeitos entre as partes, e perante terceiros após arquivamento na Junta Comercial competente (IN DREI 81/2020).</w:t>
      </w:r>
    </w:p>
    <w:p w14:paraId="7A91E750" w14:textId="77777777" w:rsidR="00DE55EC" w:rsidRDefault="00000000">
      <w:r>
        <w:t>22.2 Na dissolução, proceder-se-á à liquidação, pagamento de obrigações, partilha de haveres e baixa nos registros competentes.</w:t>
      </w:r>
    </w:p>
    <w:p w14:paraId="4A63DBAD" w14:textId="77777777" w:rsidR="00DE55EC" w:rsidRDefault="00000000">
      <w:r>
        <w:t>COMUNICAÇÕES, ALTERAÇÕES E DISPOSIÇÕES GERAIS</w:t>
      </w:r>
    </w:p>
    <w:p w14:paraId="73EF602C" w14:textId="77777777" w:rsidR="00DE55EC" w:rsidRDefault="00000000"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41498081" w14:textId="77777777" w:rsidR="00DE55EC" w:rsidRDefault="00000000">
      <w:r>
        <w:t>23.2 Alterações: Qualquer alteração deste Contrato dependerá de deliberação nos termos da Cláusula 11 e será formalizada por aditivo arquivado na Junta.</w:t>
      </w:r>
    </w:p>
    <w:p w14:paraId="3BD3ACC1" w14:textId="77777777" w:rsidR="00DE55EC" w:rsidRDefault="00000000">
      <w:r>
        <w:t>23.3 Cessão: Direitos e obrigações não poderão ser cedidos sem aprovação nos termos da Cláusula 8.</w:t>
      </w:r>
    </w:p>
    <w:p w14:paraId="4297446D" w14:textId="77777777" w:rsidR="00DE55EC" w:rsidRDefault="00000000">
      <w:r>
        <w:t>23.4 Força maior: Nenhuma parte será responsável por descumprimento causado por eventos de força maior ou caso fortuito, comunicados em prazo razoável.</w:t>
      </w:r>
    </w:p>
    <w:p w14:paraId="4028DB0C" w14:textId="77777777" w:rsidR="00DE55EC" w:rsidRDefault="00000000">
      <w:r>
        <w:t>23.5 Inteireza e independência: Este Contrato constitui o acordo integral entre as partes e, se alguma cláusula for considerada nula/inexequível, as demais permanecerão válidas.</w:t>
      </w:r>
    </w:p>
    <w:p w14:paraId="7A681FD7" w14:textId="77777777" w:rsidR="00DE55EC" w:rsidRDefault="00000000">
      <w:r>
        <w:t>ASSINATURAS, LOCAL E DATA; ASSINATURA ELETRÔNICA</w:t>
      </w:r>
    </w:p>
    <w:p w14:paraId="079A7C10" w14:textId="77777777" w:rsidR="00DE55EC" w:rsidRDefault="00000000">
      <w:r>
        <w:t>24.1 Firmado em [Cidade/UF], na data de [DATA].</w:t>
      </w:r>
    </w:p>
    <w:p w14:paraId="4C961627" w14:textId="77777777" w:rsidR="00DE55EC" w:rsidRDefault="00000000"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34DCB3AE" w14:textId="77777777" w:rsidR="00DE55EC" w:rsidRDefault="00000000">
      <w:r>
        <w:t>Sócios:</w:t>
      </w:r>
    </w:p>
    <w:p w14:paraId="11E5E811" w14:textId="77777777" w:rsidR="00DE55EC" w:rsidRDefault="00000000">
      <w:r>
        <w:t>[Nome e assinatura]</w:t>
      </w:r>
    </w:p>
    <w:p w14:paraId="3C047D16" w14:textId="77777777" w:rsidR="00DE55EC" w:rsidRDefault="00000000">
      <w:r>
        <w:t>[Nome e assinatura]</w:t>
      </w:r>
    </w:p>
    <w:p w14:paraId="133F9594" w14:textId="77777777" w:rsidR="00DE55EC" w:rsidRDefault="00000000">
      <w:r>
        <w:t>Administradores (termo de posse, se aplicável):</w:t>
      </w:r>
    </w:p>
    <w:p w14:paraId="095A076A" w14:textId="77777777" w:rsidR="00DE55EC" w:rsidRDefault="00000000">
      <w:r>
        <w:t>[Nome e assinatura]</w:t>
      </w:r>
    </w:p>
    <w:p w14:paraId="5DDB2D45" w14:textId="77777777" w:rsidR="00DE55EC" w:rsidRDefault="00000000">
      <w:r>
        <w:lastRenderedPageBreak/>
        <w:t>[Espaço para certificação digital, QR Code, ou hash do documento]</w:t>
      </w:r>
    </w:p>
    <w:p w14:paraId="3C64A003" w14:textId="77777777" w:rsidR="00DE55EC" w:rsidRDefault="00000000">
      <w:r>
        <w:t>— FIM DO CONTRATO SOCIAL (VERSÃO LTDA) —</w:t>
      </w:r>
    </w:p>
    <w:p w14:paraId="7B5B54CC" w14:textId="77777777" w:rsidR="00DE55EC" w:rsidRDefault="00000000">
      <w:r>
        <w:t>VARIANTE: CONTRATO SOCIAL DE SOCIEDADE LIMITADA UNIPESSOAL (SLU)</w:t>
      </w:r>
    </w:p>
    <w:p w14:paraId="79D121C6" w14:textId="77777777" w:rsidR="00DE55EC" w:rsidRDefault="00000000">
      <w:r>
        <w:t>[Adaptar as cláusulas acima para Sócio Único, mantendo a estrutura, com as seguintes observações principais:]</w:t>
      </w:r>
    </w:p>
    <w:p w14:paraId="670998F2" w14:textId="77777777" w:rsidR="00DE55EC" w:rsidRDefault="00000000">
      <w:r>
        <w:t>Sócio Único: [QUALIFICAÇÃO COMPLETA], doravante “Sócio Único”.</w:t>
      </w:r>
    </w:p>
    <w:p w14:paraId="763D6B08" w14:textId="77777777" w:rsidR="00DE55EC" w:rsidRDefault="00000000"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2D3FFA0F" w14:textId="77777777" w:rsidR="00DE55EC" w:rsidRDefault="00000000">
      <w:r>
        <w:t>Capital Social: R$ [VALOR], integralizado pelo Sócio Único em [dinheiro/bens], conforme laudo se aplicável.</w:t>
      </w:r>
    </w:p>
    <w:p w14:paraId="0A68D75C" w14:textId="77777777" w:rsidR="00DE55EC" w:rsidRDefault="00000000">
      <w:r>
        <w:t>Administração: Exercida pelo Sócio Único ou por administrador por ele nomeado, com investidura mediante termo de posse.</w:t>
      </w:r>
    </w:p>
    <w:p w14:paraId="731AA9F4" w14:textId="77777777" w:rsidR="00DE55EC" w:rsidRDefault="00000000">
      <w:r>
        <w:t>Deliberações: Lavradas em atas/declarações do Sócio Único e arquivadas quando exigido.</w:t>
      </w:r>
    </w:p>
    <w:p w14:paraId="60F6E50F" w14:textId="77777777" w:rsidR="00DE55EC" w:rsidRDefault="00000000">
      <w:r>
        <w:t>Futuras entradas: Prever a possibilidade de admissão de novos Sócios, convertendo-se automaticamente em LTDA pluripessoal, mediante aditivo.</w:t>
      </w:r>
    </w:p>
    <w:p w14:paraId="7ABE4E2E" w14:textId="77777777" w:rsidR="00DE55EC" w:rsidRDefault="00000000">
      <w:r>
        <w:t>Assinatura: Permitir assinatura eletrônica (ICP-Brasil/gov.br com 2FA), conforme diretrizes do DREI.</w:t>
      </w:r>
    </w:p>
    <w:p w14:paraId="71CA43D4" w14:textId="77777777" w:rsidR="00DE55EC" w:rsidRDefault="00000000">
      <w:r>
        <w:t>— FIM DA VARIANTE SLU —</w:t>
      </w:r>
    </w:p>
    <w:p w14:paraId="77990549" w14:textId="77777777" w:rsidR="00DE55EC" w:rsidRDefault="00000000">
      <w:r>
        <w:t>ANEXO A — TERM SHEET (CAPTURA DE VARIÁVEIS)</w:t>
      </w:r>
    </w:p>
    <w:p w14:paraId="446CC9AA" w14:textId="77777777" w:rsidR="00DE55EC" w:rsidRDefault="00000000">
      <w:r>
        <w:t>Preencha para geração da versão “clean”:</w:t>
      </w:r>
    </w:p>
    <w:p w14:paraId="1C815A3F" w14:textId="77777777" w:rsidR="00DE55EC" w:rsidRDefault="00000000">
      <w:r>
        <w:t>Denominação/Nome empresarial: [ ]</w:t>
      </w:r>
    </w:p>
    <w:p w14:paraId="296FF469" w14:textId="77777777" w:rsidR="00DE55EC" w:rsidRDefault="00000000">
      <w:r>
        <w:t>Sede (endereço completo): [ ]</w:t>
      </w:r>
    </w:p>
    <w:p w14:paraId="47002B99" w14:textId="77777777" w:rsidR="00DE55EC" w:rsidRDefault="00000000">
      <w:r>
        <w:t>Objeto social (CNAE principal e secundários): [ ]</w:t>
      </w:r>
    </w:p>
    <w:p w14:paraId="6C95630C" w14:textId="77777777" w:rsidR="00DE55EC" w:rsidRDefault="00000000">
      <w:r>
        <w:t>Prazo de duração: [ ]</w:t>
      </w:r>
    </w:p>
    <w:p w14:paraId="3A05B4BA" w14:textId="77777777" w:rsidR="00DE55EC" w:rsidRDefault="00000000">
      <w:r>
        <w:t>Exercício social (data de encerramento): [ ]</w:t>
      </w:r>
    </w:p>
    <w:p w14:paraId="07F316AB" w14:textId="77777777" w:rsidR="00DE55EC" w:rsidRDefault="00000000">
      <w:r>
        <w:t>Sócios (PF/PJ), quotas e percentuais: [ ]</w:t>
      </w:r>
    </w:p>
    <w:p w14:paraId="13B96275" w14:textId="77777777" w:rsidR="00DE55EC" w:rsidRDefault="00000000">
      <w:r>
        <w:t>Capital social, forma e cronograma de integralização: [ ]</w:t>
      </w:r>
    </w:p>
    <w:p w14:paraId="4A02EF28" w14:textId="77777777" w:rsidR="00DE55EC" w:rsidRDefault="00000000">
      <w:r>
        <w:t>Administração (nomes, se sócios ou não; poderes; substituição; regime de assinaturas): [ ]</w:t>
      </w:r>
    </w:p>
    <w:p w14:paraId="6D9DA466" w14:textId="77777777" w:rsidR="00DE55EC" w:rsidRDefault="00000000">
      <w:r>
        <w:t>Regência supletiva LSA: [ON/OFF]</w:t>
      </w:r>
    </w:p>
    <w:p w14:paraId="53B8D936" w14:textId="77777777" w:rsidR="00DE55EC" w:rsidRDefault="00000000">
      <w:r>
        <w:t>Lock-up e standstill (prazo, exceções): [ ]</w:t>
      </w:r>
    </w:p>
    <w:p w14:paraId="7571C5B4" w14:textId="77777777" w:rsidR="00DE55EC" w:rsidRDefault="00000000">
      <w:r>
        <w:t>Aumentos de capital (direito de preferência, prazos): [ ]</w:t>
      </w:r>
    </w:p>
    <w:p w14:paraId="28BA8979" w14:textId="77777777" w:rsidR="00DE55EC" w:rsidRDefault="00000000">
      <w:r>
        <w:t>ROFO/ROFR (prazos, procedimentos): [ ]</w:t>
      </w:r>
    </w:p>
    <w:p w14:paraId="17389CD5" w14:textId="77777777" w:rsidR="00DE55EC" w:rsidRDefault="00000000">
      <w:r>
        <w:t>Tag/Drag (gatilhos, preço, avaliações, condições precedentes, reps &amp; warranties): [ ]</w:t>
      </w:r>
    </w:p>
    <w:p w14:paraId="71E561DB" w14:textId="77777777" w:rsidR="00DE55EC" w:rsidRDefault="00000000">
      <w:r>
        <w:t>Política de dividendos (periódica, reservas, retenção, métricas): [ ]</w:t>
      </w:r>
    </w:p>
    <w:p w14:paraId="07E7FD88" w14:textId="77777777" w:rsidR="00DE55EC" w:rsidRDefault="00000000">
      <w:r>
        <w:t>Antidiluição (weighted average/full ratchet; fórmula): [ ]</w:t>
      </w:r>
    </w:p>
    <w:p w14:paraId="69F5FE54" w14:textId="77777777" w:rsidR="00DE55EC" w:rsidRDefault="00000000">
      <w:r>
        <w:t>Matérias Reservadas e quóruns/vetos: [ ]</w:t>
      </w:r>
    </w:p>
    <w:p w14:paraId="1D2AD800" w14:textId="77777777" w:rsidR="00DE55EC" w:rsidRDefault="00000000">
      <w:r>
        <w:t>Não concorrência e não aliciamento (prazo, escopo, território, multa, compensação): [ ]</w:t>
      </w:r>
    </w:p>
    <w:p w14:paraId="0FAD38AB" w14:textId="77777777" w:rsidR="00DE55EC" w:rsidRDefault="00000000">
      <w:r>
        <w:lastRenderedPageBreak/>
        <w:t>Opções put/call; shotgun/roulette/shoot-out (parâmetros, prazos): [ ]</w:t>
      </w:r>
    </w:p>
    <w:p w14:paraId="0363A23C" w14:textId="77777777" w:rsidR="00DE55EC" w:rsidRDefault="00000000">
      <w:r>
        <w:t>Deadlock (definição, etapas de solução): [ ]</w:t>
      </w:r>
    </w:p>
    <w:p w14:paraId="20538E6C" w14:textId="77777777" w:rsidR="00DE55EC" w:rsidRDefault="00000000">
      <w:r>
        <w:t>Arbitragem (Câmara, sede, nº de árbitros; ou foro estatal): [ ]</w:t>
      </w:r>
    </w:p>
    <w:p w14:paraId="408B88AC" w14:textId="77777777" w:rsidR="00DE55EC" w:rsidRDefault="00000000">
      <w:r>
        <w:t>LGPD (papéis, DPO, políticas, bases legais): [ ]</w:t>
      </w:r>
    </w:p>
    <w:p w14:paraId="4406F43E" w14:textId="77777777" w:rsidR="00DE55EC" w:rsidRDefault="00000000">
      <w:r>
        <w:t>Compliance anticorrupção (políticas, auditorias): [ ]</w:t>
      </w:r>
    </w:p>
    <w:p w14:paraId="59D4CC7B" w14:textId="77777777" w:rsidR="00DE55EC" w:rsidRDefault="00000000">
      <w:r>
        <w:t>Direitos de informação/auditoria (frequência, escopo): [ ]</w:t>
      </w:r>
    </w:p>
    <w:p w14:paraId="53B58258" w14:textId="77777777" w:rsidR="00DE55EC" w:rsidRDefault="00000000">
      <w:r>
        <w:t>Eventos-gatilho (morte/invalidez/saída; good/bad leaver; vesting): [ ]</w:t>
      </w:r>
    </w:p>
    <w:p w14:paraId="755646E0" w14:textId="77777777" w:rsidR="00DE55EC" w:rsidRDefault="00000000">
      <w:r>
        <w:t>Prazos de aviso e cura (default): [ ]</w:t>
      </w:r>
    </w:p>
    <w:p w14:paraId="09EA0893" w14:textId="77777777" w:rsidR="00DE55EC" w:rsidRDefault="00000000">
      <w:r>
        <w:t>Cronograma de assinaturas e registro (Junta, NIRE, Redesim; assinatura digital): [ ]</w:t>
      </w:r>
    </w:p>
    <w:p w14:paraId="725792FE" w14:textId="77777777" w:rsidR="00DE55EC" w:rsidRDefault="00000000">
      <w:r>
        <w:t>CHECKLIST DE ARQUIVAMENTO (JUNTAS COMERCIAIS — IN DREI 81/2020)</w:t>
      </w:r>
    </w:p>
    <w:p w14:paraId="24AEFED4" w14:textId="77777777" w:rsidR="00DE55EC" w:rsidRDefault="00000000">
      <w:r>
        <w:t>Contrato Social/aditivo em versão “clean”, sem comentários, assinado conforme exigências (assinatura eletrônica válida: ICP-Brasil/gov.br com 2FA, quando aceito).</w:t>
      </w:r>
    </w:p>
    <w:p w14:paraId="6872DBB6" w14:textId="77777777" w:rsidR="00DE55EC" w:rsidRDefault="00000000">
      <w:r>
        <w:t>Qualificação completa dos Sócios/administradores (documentos de identidade; CNPJ/Contrato Social, se PJ).</w:t>
      </w:r>
    </w:p>
    <w:p w14:paraId="1963C703" w14:textId="77777777" w:rsidR="00DE55EC" w:rsidRDefault="00000000">
      <w:r>
        <w:t>Indicação do nome empresarial com “Ltda.” e verificação de disponibilidade.</w:t>
      </w:r>
    </w:p>
    <w:p w14:paraId="23D6752A" w14:textId="77777777" w:rsidR="00DE55EC" w:rsidRDefault="00000000">
      <w:r>
        <w:t>Endereço completo da sede; CEP, município e UF corretos.</w:t>
      </w:r>
    </w:p>
    <w:p w14:paraId="75599323" w14:textId="77777777" w:rsidR="00DE55EC" w:rsidRDefault="00000000">
      <w:r>
        <w:t>Objeto social claro e lícito; CNAE principal e secundários consistentes.</w:t>
      </w:r>
    </w:p>
    <w:p w14:paraId="086E9F7A" w14:textId="77777777" w:rsidR="00DE55EC" w:rsidRDefault="00000000">
      <w:r>
        <w:t>Capital social, quotas por Sócio, forma e cronograma de integralização; laudo/descrição de bens (se conferência de bens).</w:t>
      </w:r>
    </w:p>
    <w:p w14:paraId="16E8C53E" w14:textId="77777777" w:rsidR="00DE55EC" w:rsidRDefault="00000000">
      <w:r>
        <w:t>Nomeação de administrador(es), poderes e investidura (termo de posse, se exigido).</w:t>
      </w:r>
    </w:p>
    <w:p w14:paraId="7AE39EA8" w14:textId="77777777" w:rsidR="00DE55EC" w:rsidRDefault="00000000">
      <w:r>
        <w:t>Regras de cessão de quotas e preferência; menção ao art. 1.057 do CC.</w:t>
      </w:r>
    </w:p>
    <w:p w14:paraId="094A89A5" w14:textId="77777777" w:rsidR="00DE55EC" w:rsidRDefault="00000000">
      <w:r>
        <w:t>Prazo de duração; exercício social; foro/arbitragem.</w:t>
      </w:r>
    </w:p>
    <w:p w14:paraId="0B8F471A" w14:textId="77777777" w:rsidR="00DE55EC" w:rsidRDefault="00000000">
      <w:r>
        <w:t>Taxas de arquivamento pagas; DARF/DUA e comprovantes anexos.</w:t>
      </w:r>
    </w:p>
    <w:p w14:paraId="12A760DA" w14:textId="77777777" w:rsidR="00DE55EC" w:rsidRDefault="00000000">
      <w:r>
        <w:t>Procurações (se assinaturas por mandatários), com poderes específicos e reconhecimento exigido.</w:t>
      </w:r>
    </w:p>
    <w:p w14:paraId="3A3B4BB6" w14:textId="77777777" w:rsidR="00DE55EC" w:rsidRDefault="00000000">
      <w:r>
        <w:t>Coerência com Acordo de Quotistas (se houver) e eventual arquivamento de extratos, quando aplicável.</w:t>
      </w:r>
    </w:p>
    <w:p w14:paraId="0FD447A8" w14:textId="77777777" w:rsidR="00DE55EC" w:rsidRDefault="00000000">
      <w:r>
        <w:t>Integração com Redesim; obtenção/regularização de NIRE e CNPJ.</w:t>
      </w:r>
    </w:p>
    <w:p w14:paraId="5DCDB6E5" w14:textId="77777777" w:rsidR="00DE55EC" w:rsidRDefault="00000000">
      <w:r>
        <w:t>Reuniões/assembleias digitais admitidas e formato de atas conforme IN DREI 81/2020.</w:t>
      </w:r>
    </w:p>
    <w:p w14:paraId="37EE583E" w14:textId="77777777" w:rsidR="00DE55EC" w:rsidRDefault="00000000">
      <w:r>
        <w:t>NOTAS DE REDAÇÃO (EXPLICATIVAS)</w:t>
      </w:r>
    </w:p>
    <w:p w14:paraId="4DBC0F53" w14:textId="77777777" w:rsidR="00DE55EC" w:rsidRDefault="00000000"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2A4C3F6" w14:textId="77777777" w:rsidR="00DE55EC" w:rsidRDefault="00000000"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5FE81EB" w14:textId="77777777" w:rsidR="00DE55EC" w:rsidRDefault="00000000">
      <w:r>
        <w:t>Cessão de quotas (CC, art. 1.057): Preferência dos Sócios e consentimento para terceiros; eficácia perante terceiros depende de arquivamento.</w:t>
      </w:r>
    </w:p>
    <w:p w14:paraId="4FCAEE22" w14:textId="77777777" w:rsidR="00DE55EC" w:rsidRDefault="00000000"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371E7F6B" w14:textId="77777777" w:rsidR="00DE55EC" w:rsidRDefault="00000000"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280B0962" w14:textId="77777777" w:rsidR="00DE55EC" w:rsidRDefault="00000000"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A73C274" w14:textId="77777777" w:rsidR="00DE55EC" w:rsidRDefault="00000000">
      <w:r>
        <w:t>Não concorrência: Mantenha limites proporcionais (tempo/território/escopo) e, se possível, compensação financeira para robustez. Evite vedações excessivas ou indeterminadas.</w:t>
      </w:r>
    </w:p>
    <w:p w14:paraId="55F7AB6A" w14:textId="77777777" w:rsidR="00DE55EC" w:rsidRDefault="00000000"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1977E218" w14:textId="77777777" w:rsidR="00DE55EC" w:rsidRDefault="00000000">
      <w:r>
        <w:t>LGPD e compliance: Preveja políticas internas, DPO quando cabível, contratos com operadores e resposta a incidentes. Cláusulas anticorrupção alinhadas ao Decreto 11.129/2022.</w:t>
      </w:r>
    </w:p>
    <w:p w14:paraId="27296B5E" w14:textId="77777777" w:rsidR="00DE55EC" w:rsidRDefault="00000000"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7B08B4E9" w14:textId="77777777" w:rsidR="00DE55EC" w:rsidRDefault="00000000">
      <w:r>
        <w:t>Assinatura eletrônica: Juntas vêm aceitando ICP-Brasil e, conforme normativas e ofícios, autenticação via gov.br com múltiplo fator. Confirme o protocolo local antes do protocolo do ato.</w:t>
      </w:r>
    </w:p>
    <w:p w14:paraId="18113E97" w14:textId="77777777" w:rsidR="00DE55EC" w:rsidRDefault="00000000">
      <w:r>
        <w:t>Acordo de Quotistas: Garanta coerência entre este Contrato e o acordo parassocial (direitos de veto, informações, tag/drag). Se houver divergência, alinhar cláusulas ou definir prevalência.</w:t>
      </w:r>
    </w:p>
    <w:p w14:paraId="689AE891" w14:textId="77777777" w:rsidR="00DE55EC" w:rsidRDefault="00000000">
      <w:r>
        <w:t>GLOSSÁRIO PT–EN (OPCIONAL)</w:t>
      </w:r>
    </w:p>
    <w:p w14:paraId="19D8E7FB" w14:textId="77777777" w:rsidR="00DE55EC" w:rsidRDefault="00000000">
      <w:r>
        <w:t>Sociedade Limitada (LTDA): Limited Liability Company.</w:t>
      </w:r>
    </w:p>
    <w:p w14:paraId="314851D7" w14:textId="77777777" w:rsidR="00DE55EC" w:rsidRDefault="00000000">
      <w:r>
        <w:t>Quotas: Units/Equity interests.</w:t>
      </w:r>
    </w:p>
    <w:p w14:paraId="3E786DC9" w14:textId="77777777" w:rsidR="00DE55EC" w:rsidRDefault="00000000">
      <w:r>
        <w:t>Sócio: Quotaholder/Partner.</w:t>
      </w:r>
    </w:p>
    <w:p w14:paraId="2D189934" w14:textId="77777777" w:rsidR="00DE55EC" w:rsidRDefault="00000000">
      <w:r>
        <w:t>Aumento de capital: Capital increase.</w:t>
      </w:r>
    </w:p>
    <w:p w14:paraId="23BA29EC" w14:textId="77777777" w:rsidR="00DE55EC" w:rsidRDefault="00000000">
      <w:r>
        <w:t>Direito de preferência: Preemptive right.</w:t>
      </w:r>
    </w:p>
    <w:p w14:paraId="37E707E5" w14:textId="77777777" w:rsidR="00DE55EC" w:rsidRDefault="00000000">
      <w:r>
        <w:t>Lock-up: Lock-up.</w:t>
      </w:r>
    </w:p>
    <w:p w14:paraId="3526A8C5" w14:textId="77777777" w:rsidR="00DE55EC" w:rsidRDefault="00000000">
      <w:r>
        <w:t>Standstill: Standstill.</w:t>
      </w:r>
    </w:p>
    <w:p w14:paraId="27255978" w14:textId="77777777" w:rsidR="00DE55EC" w:rsidRDefault="00000000">
      <w:r>
        <w:t>ROFO/ROFR: Right of First Offer/Right of First Refusal.</w:t>
      </w:r>
    </w:p>
    <w:p w14:paraId="5EE62A82" w14:textId="77777777" w:rsidR="00DE55EC" w:rsidRDefault="00000000">
      <w:r>
        <w:t>Tag-along/Drag-along: Tag-along/Drag-along.</w:t>
      </w:r>
    </w:p>
    <w:p w14:paraId="3EF995DE" w14:textId="77777777" w:rsidR="00DE55EC" w:rsidRDefault="00000000">
      <w:r>
        <w:t>Vesting: Vesting.</w:t>
      </w:r>
    </w:p>
    <w:p w14:paraId="07F73AEC" w14:textId="77777777" w:rsidR="00DE55EC" w:rsidRDefault="00000000">
      <w:r>
        <w:t>Matérias Reservadas: Reserved matters.</w:t>
      </w:r>
    </w:p>
    <w:p w14:paraId="329C17F9" w14:textId="77777777" w:rsidR="00DE55EC" w:rsidRDefault="00000000">
      <w:r>
        <w:t>Conselho de Administração (se houver): Board of Directors.</w:t>
      </w:r>
    </w:p>
    <w:p w14:paraId="295073B1" w14:textId="77777777" w:rsidR="00DE55EC" w:rsidRDefault="00000000">
      <w:r>
        <w:t>Antidiluição: Anti-dilution.</w:t>
      </w:r>
    </w:p>
    <w:p w14:paraId="0E7304AD" w14:textId="77777777" w:rsidR="00DE55EC" w:rsidRDefault="00000000">
      <w:r>
        <w:t>Due diligence: Due diligence.</w:t>
      </w:r>
    </w:p>
    <w:p w14:paraId="6D871D3D" w14:textId="77777777" w:rsidR="00DE55EC" w:rsidRDefault="00000000">
      <w:r>
        <w:t>Arbitragem: Arbitration.</w:t>
      </w:r>
    </w:p>
    <w:p w14:paraId="7379966E" w14:textId="77777777" w:rsidR="00DE55EC" w:rsidRDefault="00000000">
      <w:r>
        <w:lastRenderedPageBreak/>
        <w:t>Termo de posse: Acceptance/Investiture term.</w:t>
      </w:r>
    </w:p>
    <w:p w14:paraId="1A8D021C" w14:textId="77777777" w:rsidR="00DE55EC" w:rsidRDefault="00000000">
      <w:r>
        <w:t>Acordo de Quotistas: Shareholders’ agreement (quotaholders’).</w:t>
      </w:r>
    </w:p>
    <w:p w14:paraId="2E96A14C" w14:textId="77777777" w:rsidR="00DE55EC" w:rsidRDefault="00000000">
      <w:r>
        <w:t>ENTREGÁVEIS E INSTRUÇÕES FINAIS AO CLIENTE (ARTHUR SOUZA RODRIGUES)</w:t>
      </w:r>
    </w:p>
    <w:p w14:paraId="63B6B221" w14:textId="77777777" w:rsidR="00DE55EC" w:rsidRDefault="00000000">
      <w:r>
        <w:t>Arquivos: Entregaremos (i) .docx editável (versão marcada e clean) e (ii) .pdf clean.</w:t>
      </w:r>
    </w:p>
    <w:p w14:paraId="72DC8DCD" w14:textId="77777777" w:rsidR="00DE55EC" w:rsidRDefault="00000000">
      <w:r>
        <w:t>Incluídos: (iii) Term Sheet (Anexo A) para coleta de variáveis; (iv) Notas de redação acima; (v) Glossário PT–EN opcional.</w:t>
      </w:r>
    </w:p>
    <w:p w14:paraId="1238EE4E" w14:textId="77777777" w:rsidR="00DE55EC" w:rsidRDefault="00000000">
      <w:r>
        <w:t>Prazo: Primeira versão em até 60 minutos a contar da aprovação destas diretrizes.</w:t>
      </w:r>
    </w:p>
    <w:p w14:paraId="2D1AF157" w14:textId="77777777" w:rsidR="00DE55EC" w:rsidRDefault="00000000"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7DA9699F" w14:textId="77777777" w:rsidR="00DE55EC" w:rsidRDefault="00000000"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74602DA" w14:textId="77777777" w:rsidR="00DE55EC" w:rsidRDefault="00000000">
      <w:r>
        <w:t>Sources:</w:t>
      </w:r>
    </w:p>
    <w:p w14:paraId="03E85C69" w14:textId="77777777" w:rsidR="00DE55EC" w:rsidRDefault="00000000"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</w:t>
      </w:r>
      <w:r>
        <w:lastRenderedPageBreak/>
        <w:t>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042DDB40" w14:textId="77777777" w:rsidR="00DE55EC" w:rsidRDefault="00000000">
      <w:r>
        <w:t>📌 O que muda? Quem for assinar documentos com conta gov.br no sistema da Jucepar precisará ter a verificação em duas etapas ativada.</w:t>
      </w:r>
    </w:p>
    <w:p w14:paraId="6E40D514" w14:textId="77777777" w:rsidR="00DE55EC" w:rsidRDefault="00000000">
      <w:r>
        <w:t>Sem ela, a assinatura será bloqueada até que o recurso seja ativado no app gov.br.</w:t>
      </w:r>
    </w:p>
    <w:p w14:paraId="483B4E43" w14:textId="77777777" w:rsidR="00DE55EC" w:rsidRDefault="00000000">
      <w:r>
        <w:t>Como ativar a verificação em duas etapas?</w:t>
      </w:r>
    </w:p>
    <w:p w14:paraId="26362CB2" w14:textId="77777777" w:rsidR="00DE55EC" w:rsidRDefault="00000000">
      <w:r>
        <w:t>Acesse o aplicativo gov.br no celular.</w:t>
      </w:r>
    </w:p>
    <w:p w14:paraId="075D5FAA" w14:textId="77777777" w:rsidR="00DE55EC" w:rsidRDefault="00000000">
      <w:r>
        <w:t>Vá em “Segurança da conta” &gt; “Verificação em duas etapas”.</w:t>
      </w:r>
    </w:p>
    <w:p w14:paraId="242BBCAC" w14:textId="77777777" w:rsidR="00DE55EC" w:rsidRDefault="00000000">
      <w:r>
        <w:t>Toque em “Ativar” e siga as instruções.</w:t>
      </w:r>
    </w:p>
    <w:p w14:paraId="3CF1EA00" w14:textId="77777777" w:rsidR="00DE55EC" w:rsidRDefault="00000000"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27AAE1D6" w14:textId="77777777" w:rsidR="00DE55EC" w:rsidRDefault="00000000">
      <w:r>
        <w:t>Essa exigência vale apenas para assinaturas com gov.br, outras formas de assinatura no sistema não mudam.</w:t>
      </w:r>
    </w:p>
    <w:p w14:paraId="61A68E6E" w14:textId="77777777" w:rsidR="00DE55EC" w:rsidRDefault="00000000"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</w:t>
      </w:r>
      <w:r>
        <w:lastRenderedPageBreak/>
        <w:t>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p w14:paraId="4DB2FAEF" w14:textId="77777777" w:rsidR="00DE55EC" w:rsidRDefault="00000000">
      <w:pPr>
        <w:pStyle w:val="Heading1"/>
      </w:pPr>
      <w:bookmarkStart w:id="26" w:name="MQfS-kNy5O"/>
      <w:r>
        <w:t>me to the Plate Playground!</w:t>
      </w:r>
      <w:bookmarkEnd w:id="26"/>
    </w:p>
    <w:p w14:paraId="66518F05" w14:textId="77777777" w:rsidR="00DE55EC" w:rsidRDefault="00000000">
      <w:r>
        <w:t xml:space="preserve">Experience a modern rich-text editor built with </w:t>
      </w:r>
      <w:hyperlink r:id="rId8">
        <w:r>
          <w:rPr>
            <w:rStyle w:val="Hyperlink"/>
          </w:rPr>
          <w:t>Slate</w:t>
        </w:r>
      </w:hyperlink>
      <w:r>
        <w:t xml:space="preserve"> and </w:t>
      </w:r>
      <w:hyperlink r:id="rId9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10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61E897BE" w14:textId="77777777" w:rsidR="00DE55EC" w:rsidRDefault="00000000">
      <w:pPr>
        <w:pStyle w:val="Heading2"/>
      </w:pPr>
      <w:bookmarkStart w:id="27" w:name="3NdrV_orYy"/>
      <w:r>
        <w:t>Collaborative Editing</w:t>
      </w:r>
      <w:bookmarkEnd w:id="27"/>
    </w:p>
    <w:p w14:paraId="33124790" w14:textId="77777777" w:rsidR="00DE55EC" w:rsidRDefault="00000000">
      <w:r>
        <w:t xml:space="preserve">Review and refine content seamlessly. Use </w:t>
      </w:r>
      <w:hyperlink r:id="rId11">
        <w:r>
          <w:rPr>
            <w:rStyle w:val="Hyperlink"/>
          </w:rPr>
          <w:t>suggestions</w:t>
        </w:r>
      </w:hyperlink>
      <w:r>
        <w:rPr>
          <w:u w:val="single"/>
        </w:rPr>
        <w:t xml:space="preserve"> like this added text</w:t>
      </w:r>
      <w:r>
        <w:t xml:space="preserve"> or to </w:t>
      </w:r>
      <w:r>
        <w:rPr>
          <w:strike/>
        </w:rPr>
        <w:t>mark text for removal</w:t>
      </w:r>
      <w:r>
        <w:t xml:space="preserve">. Discuss changes using </w:t>
      </w:r>
      <w:hyperlink r:id="rId12">
        <w:r>
          <w:rPr>
            <w:rStyle w:val="Hyperlink"/>
          </w:rPr>
          <w:t>comments</w:t>
        </w:r>
      </w:hyperlink>
      <w:r>
        <w:t xml:space="preserve"> on many text segments. You can even have </w:t>
      </w:r>
      <w:r>
        <w:rPr>
          <w:u w:val="single"/>
        </w:rPr>
        <w:t>overlapping</w:t>
      </w:r>
      <w:r>
        <w:t xml:space="preserve"> annotations!</w:t>
      </w:r>
    </w:p>
    <w:p w14:paraId="5F503C99" w14:textId="77777777" w:rsidR="00DE55EC" w:rsidRDefault="00000000">
      <w:pPr>
        <w:pStyle w:val="Heading2"/>
      </w:pPr>
      <w:bookmarkStart w:id="28" w:name="8dE9iP_5rZ"/>
      <w:r>
        <w:t>AI-Powered Editing</w:t>
      </w:r>
      <w:bookmarkEnd w:id="28"/>
    </w:p>
    <w:p w14:paraId="243198E5" w14:textId="77777777" w:rsidR="00DE55EC" w:rsidRDefault="00000000">
      <w:r>
        <w:t xml:space="preserve">Boost your productivity with integrated </w:t>
      </w:r>
      <w:hyperlink r:id="rId13">
        <w:r>
          <w:rPr>
            <w:rStyle w:val="Hyperlink"/>
          </w:rPr>
          <w:t>AI SDK</w:t>
        </w:r>
      </w:hyperlink>
      <w:r>
        <w:t xml:space="preserve">. Press </w:t>
      </w:r>
      <w:r>
        <w:rPr>
          <w:highlight w:val="lightGray"/>
        </w:rPr>
        <w:t>⌘+J</w:t>
      </w:r>
      <w:r>
        <w:t xml:space="preserve"> or </w:t>
      </w:r>
      <w:r>
        <w:rPr>
          <w:highlight w:val="lightGray"/>
        </w:rPr>
        <w:t>Space</w:t>
      </w:r>
      <w:r>
        <w:t xml:space="preserve"> in an empty line to:</w:t>
      </w:r>
    </w:p>
    <w:p w14:paraId="1DC33E78" w14:textId="77777777" w:rsidR="00DE55EC" w:rsidRDefault="00000000">
      <w:pPr>
        <w:numPr>
          <w:ilvl w:val="0"/>
          <w:numId w:val="1"/>
        </w:numPr>
      </w:pPr>
      <w:r>
        <w:t>Generate content (continue writing, summarize, explain)</w:t>
      </w:r>
    </w:p>
    <w:p w14:paraId="66403AB0" w14:textId="77777777" w:rsidR="00DE55EC" w:rsidRDefault="00000000">
      <w:pPr>
        <w:numPr>
          <w:ilvl w:val="0"/>
          <w:numId w:val="1"/>
        </w:numPr>
      </w:pPr>
      <w:r>
        <w:t>Edit existing text (improve, fix grammar, change tone)</w:t>
      </w:r>
    </w:p>
    <w:p w14:paraId="49185B83" w14:textId="77777777" w:rsidR="00DE55EC" w:rsidRDefault="00000000">
      <w:pPr>
        <w:pStyle w:val="Heading2"/>
      </w:pPr>
      <w:bookmarkStart w:id="29" w:name="oKrBteNXcY"/>
      <w:r>
        <w:t>Rich Content Editing</w:t>
      </w:r>
      <w:bookmarkEnd w:id="29"/>
    </w:p>
    <w:p w14:paraId="467B87CE" w14:textId="77777777" w:rsidR="00DE55EC" w:rsidRDefault="00000000">
      <w:r>
        <w:t xml:space="preserve">Structure your content with </w:t>
      </w:r>
      <w:hyperlink r:id="rId14">
        <w:r>
          <w:rPr>
            <w:rStyle w:val="Hyperlink"/>
          </w:rPr>
          <w:t>headings</w:t>
        </w:r>
      </w:hyperlink>
      <w:r>
        <w:t xml:space="preserve">, </w:t>
      </w:r>
      <w:hyperlink r:id="rId15">
        <w:r>
          <w:rPr>
            <w:rStyle w:val="Hyperlink"/>
          </w:rPr>
          <w:t>lists</w:t>
        </w:r>
      </w:hyperlink>
      <w:r>
        <w:t xml:space="preserve">, and </w:t>
      </w:r>
      <w:hyperlink r:id="rId16">
        <w:r>
          <w:rPr>
            <w:rStyle w:val="Hyperlink"/>
          </w:rPr>
          <w:t>quotes</w:t>
        </w:r>
      </w:hyperlink>
      <w:r>
        <w:t xml:space="preserve">. Apply </w:t>
      </w:r>
      <w:hyperlink r:id="rId17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and </w:t>
      </w:r>
      <w:r>
        <w:rPr>
          <w:highlight w:val="lightGray"/>
        </w:rPr>
        <w:t>code</w:t>
      </w:r>
      <w:r>
        <w:t xml:space="preserve">. Use </w:t>
      </w:r>
      <w:hyperlink r:id="rId18">
        <w:r>
          <w:rPr>
            <w:rStyle w:val="Hyperlink"/>
          </w:rPr>
          <w:t>autoformatting</w:t>
        </w:r>
      </w:hyperlink>
      <w:r>
        <w:t xml:space="preserve"> for </w:t>
      </w:r>
      <w:hyperlink r:id="rId19">
        <w:r>
          <w:rPr>
            <w:rStyle w:val="Hyperlink"/>
          </w:rPr>
          <w:t>Markdown</w:t>
        </w:r>
      </w:hyperlink>
      <w:r>
        <w:t xml:space="preserve">-like shortcuts (e.g., </w:t>
      </w:r>
      <w:r>
        <w:rPr>
          <w:highlight w:val="lightGray"/>
        </w:rPr>
        <w:t xml:space="preserve">* </w:t>
      </w:r>
      <w:r>
        <w:t xml:space="preserve"> for lists, </w:t>
      </w:r>
      <w:r>
        <w:rPr>
          <w:highlight w:val="lightGray"/>
        </w:rPr>
        <w:t xml:space="preserve"># </w:t>
      </w:r>
      <w:r>
        <w:t xml:space="preserve"> for H1).</w:t>
      </w:r>
    </w:p>
    <w:p w14:paraId="0C15D42A" w14:textId="77777777" w:rsidR="00DE55EC" w:rsidRDefault="00000000">
      <w:pPr>
        <w:pBdr>
          <w:left w:val="single" w:sz="18" w:space="4" w:color="CCCCCC"/>
        </w:pBdr>
        <w:ind w:left="284"/>
      </w:pPr>
      <w:r>
        <w:t>Blockquotes are great for highlighting important information.</w:t>
      </w:r>
    </w:p>
    <w:p w14:paraId="3C78F911" w14:textId="77777777" w:rsidR="00DE55EC" w:rsidRDefault="00000000">
      <w:r>
        <w:rPr>
          <w:rFonts w:ascii="Courier New" w:hAnsi="Courier New"/>
          <w:sz w:val="20"/>
        </w:rPr>
        <w:t>function hello() {</w:t>
      </w:r>
    </w:p>
    <w:p w14:paraId="07F7E8A8" w14:textId="77777777" w:rsidR="00DE55EC" w:rsidRDefault="00000000">
      <w:r>
        <w:rPr>
          <w:rFonts w:ascii="Courier New" w:hAnsi="Courier New"/>
          <w:sz w:val="20"/>
        </w:rPr>
        <w:t xml:space="preserve">  console.info('Code blocks are supported!');</w:t>
      </w:r>
    </w:p>
    <w:p w14:paraId="4CA52296" w14:textId="77777777" w:rsidR="00DE55EC" w:rsidRDefault="00000000">
      <w:r>
        <w:rPr>
          <w:rFonts w:ascii="Courier New" w:hAnsi="Courier New"/>
          <w:sz w:val="20"/>
        </w:rPr>
        <w:t>}</w:t>
      </w:r>
    </w:p>
    <w:p w14:paraId="762CBF1D" w14:textId="77777777" w:rsidR="00DE55EC" w:rsidRDefault="00000000">
      <w:r>
        <w:t xml:space="preserve">Create </w:t>
      </w:r>
      <w:hyperlink r:id="rId20">
        <w:r>
          <w:rPr>
            <w:rStyle w:val="Hyperlink"/>
          </w:rPr>
          <w:t>links</w:t>
        </w:r>
      </w:hyperlink>
      <w:r>
        <w:t xml:space="preserve">, </w:t>
      </w:r>
      <w:hyperlink r:id="rId21">
        <w:r>
          <w:rPr>
            <w:rStyle w:val="Hyperlink"/>
          </w:rPr>
          <w:t>@mention</w:t>
        </w:r>
      </w:hyperlink>
      <w:r>
        <w:t xml:space="preserve"> users like ﻿Alice, or insert </w:t>
      </w:r>
      <w:hyperlink r:id="rId22">
        <w:r>
          <w:rPr>
            <w:rStyle w:val="Hyperlink"/>
          </w:rPr>
          <w:t>emojis</w:t>
        </w:r>
      </w:hyperlink>
      <w:r>
        <w:t xml:space="preserve"> ✨. Use the </w:t>
      </w:r>
      <w:hyperlink r:id="rId23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2DACA795" w14:textId="77777777" w:rsidR="00DE55EC" w:rsidRDefault="00000000">
      <w:pPr>
        <w:pStyle w:val="Heading3"/>
      </w:pPr>
      <w:bookmarkStart w:id="30" w:name="I9esuhTivy"/>
      <w:r>
        <w:t>How Plate Compares</w:t>
      </w:r>
      <w:bookmarkEnd w:id="30"/>
    </w:p>
    <w:p w14:paraId="53A5D61F" w14:textId="77777777" w:rsidR="00DE55EC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82"/>
        <w:gridCol w:w="3018"/>
        <w:gridCol w:w="3460"/>
      </w:tblGrid>
      <w:tr w:rsidR="00DE55EC" w14:paraId="04264126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C1438AF" w14:textId="77777777" w:rsidR="00DE55EC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ECF47BF" w14:textId="77777777" w:rsidR="00DE55EC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10050BE" w14:textId="77777777" w:rsidR="00DE55EC" w:rsidRDefault="00000000">
            <w:r>
              <w:rPr>
                <w:b/>
              </w:rPr>
              <w:t>Tiptap</w:t>
            </w:r>
          </w:p>
        </w:tc>
      </w:tr>
      <w:tr w:rsidR="00DE55EC" w14:paraId="70114A3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9E0428" w14:textId="77777777" w:rsidR="00DE55EC" w:rsidRDefault="00000000">
            <w:r>
              <w:t>AI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23E19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5E512DB" w14:textId="77777777" w:rsidR="00DE55EC" w:rsidRDefault="00000000">
            <w:r>
              <w:t>Paid Extension</w:t>
            </w:r>
          </w:p>
        </w:tc>
      </w:tr>
      <w:tr w:rsidR="00DE55EC" w14:paraId="1ED98BA6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5977D9" w14:textId="77777777" w:rsidR="00DE55EC" w:rsidRDefault="00000000">
            <w:r>
              <w:lastRenderedPageBreak/>
              <w:t>Comments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57A583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7558B9" w14:textId="77777777" w:rsidR="00DE55EC" w:rsidRDefault="00000000">
            <w:r>
              <w:t>Paid Extension</w:t>
            </w:r>
          </w:p>
        </w:tc>
      </w:tr>
      <w:tr w:rsidR="00DE55EC" w14:paraId="1367627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CF1C00" w14:textId="77777777" w:rsidR="00DE55EC" w:rsidRDefault="00000000">
            <w:r>
              <w:t>Suggestions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71E46D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54D475" w14:textId="77777777" w:rsidR="00DE55EC" w:rsidRDefault="00000000">
            <w:r>
              <w:t>Paid (Comments Pro)</w:t>
            </w:r>
          </w:p>
        </w:tc>
      </w:tr>
      <w:tr w:rsidR="00DE55EC" w14:paraId="704093B8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38965F" w14:textId="77777777" w:rsidR="00DE55EC" w:rsidRDefault="00000000">
            <w:r>
              <w:t>Emoji Picker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ED5DA8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2EB0C7" w14:textId="77777777" w:rsidR="00DE55EC" w:rsidRDefault="00000000">
            <w:r>
              <w:t>Paid Extension</w:t>
            </w:r>
          </w:p>
        </w:tc>
      </w:tr>
      <w:tr w:rsidR="00DE55EC" w14:paraId="703B632C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6FEC8E" w14:textId="77777777" w:rsidR="00DE55EC" w:rsidRDefault="00000000">
            <w:r>
              <w:t>Table of Contents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D30762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CF27EC" w14:textId="77777777" w:rsidR="00DE55EC" w:rsidRDefault="00000000">
            <w:r>
              <w:t>Paid Extension</w:t>
            </w:r>
          </w:p>
        </w:tc>
      </w:tr>
      <w:tr w:rsidR="00DE55EC" w14:paraId="3E5FA8A9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58720A" w14:textId="77777777" w:rsidR="00DE55EC" w:rsidRDefault="00000000">
            <w:r>
              <w:t>Drag Handle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1BC86B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E48218" w14:textId="77777777" w:rsidR="00DE55EC" w:rsidRDefault="00000000">
            <w:r>
              <w:t>Paid Extension</w:t>
            </w:r>
          </w:p>
        </w:tc>
      </w:tr>
      <w:tr w:rsidR="00DE55EC" w14:paraId="7394D92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D64258" w14:textId="77777777" w:rsidR="00DE55EC" w:rsidRDefault="00000000">
            <w:r>
              <w:t>Collaboration (Yjs)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BC19D7" w14:textId="77777777" w:rsidR="00DE55EC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3807ED" w14:textId="77777777" w:rsidR="00DE55EC" w:rsidRDefault="00000000">
            <w:r>
              <w:t>Hocuspocus (OSS/Paid)</w:t>
            </w:r>
          </w:p>
        </w:tc>
      </w:tr>
    </w:tbl>
    <w:p w14:paraId="305A8C26" w14:textId="77777777" w:rsidR="00DE55EC" w:rsidRDefault="00DE55EC"/>
    <w:p w14:paraId="1CBF5A75" w14:textId="77777777" w:rsidR="00DE55EC" w:rsidRDefault="00000000">
      <w:pPr>
        <w:pStyle w:val="Heading3"/>
      </w:pPr>
      <w:bookmarkStart w:id="31" w:name="Jd0prV99rd"/>
      <w:r>
        <w:t>Images and Media</w:t>
      </w:r>
      <w:bookmarkEnd w:id="31"/>
    </w:p>
    <w:p w14:paraId="73FE0D5F" w14:textId="77777777" w:rsidR="00DE55EC" w:rsidRDefault="00000000">
      <w:r>
        <w:t xml:space="preserve">Embed rich media like images directly in your content. Supports </w:t>
      </w:r>
      <w:hyperlink r:id="rId24">
        <w:r>
          <w:rPr>
            <w:rStyle w:val="Hyperlink"/>
          </w:rPr>
          <w:t>Media uploads</w:t>
        </w:r>
      </w:hyperlink>
      <w:r>
        <w:t xml:space="preserve"> and </w:t>
      </w:r>
      <w:hyperlink r:id="rId25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7453F1AA" w14:textId="77777777" w:rsidR="00DE55EC" w:rsidRDefault="00000000">
      <w:r>
        <w:rPr>
          <w:noProof/>
        </w:rPr>
        <w:drawing>
          <wp:inline distT="0" distB="0" distL="0" distR="0" wp14:anchorId="214E11F4" wp14:editId="4B1389D8">
            <wp:extent cx="5715000" cy="3810000"/>
            <wp:effectExtent l="0" t="0" r="0" b="0"/>
            <wp:docPr id="2" name="image-UiWKCTGnrjT8zSNoF7eGP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UiWKCTGnrjT8zSNoF7eGP.jpeg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0636" w14:textId="77777777" w:rsidR="00DE55EC" w:rsidRDefault="00000000">
      <w:pPr>
        <w:jc w:val="center"/>
      </w:pPr>
      <w:r>
        <w:t>Images with captions provide context.</w:t>
      </w:r>
    </w:p>
    <w:p w14:paraId="4BDA1E68" w14:textId="77777777" w:rsidR="00DE55EC" w:rsidRDefault="00000000">
      <w:r>
        <w:t>﻿</w:t>
      </w:r>
    </w:p>
    <w:p w14:paraId="09CD5EFD" w14:textId="77777777" w:rsidR="00DE55EC" w:rsidRDefault="00000000">
      <w:hyperlink r:id="rId27"/>
      <w:r>
        <w:t>﻿</w:t>
      </w:r>
    </w:p>
    <w:p w14:paraId="26C1D645" w14:textId="77777777" w:rsidR="00DE55EC" w:rsidRDefault="00000000">
      <w:r>
        <w:t>﻿</w:t>
      </w:r>
    </w:p>
    <w:p w14:paraId="7545DE0B" w14:textId="77777777" w:rsidR="00DE55EC" w:rsidRDefault="00000000">
      <w:pPr>
        <w:pStyle w:val="Heading3"/>
      </w:pPr>
      <w:bookmarkStart w:id="32" w:name="ZEr0iqB8CU"/>
      <w:r>
        <w:lastRenderedPageBreak/>
        <w:t>Table of Contents</w:t>
      </w:r>
      <w:bookmarkEnd w:id="32"/>
    </w:p>
    <w:p w14:paraId="1464490E" w14:textId="77777777" w:rsidR="00DE55EC" w:rsidRDefault="00000000">
      <w:hyperlink w:anchor="GPnr3EssCV">
        <w:r>
          <w:rPr>
            <w:rStyle w:val="Hyperlink"/>
          </w:rPr>
          <w:t>Welco</w:t>
        </w:r>
      </w:hyperlink>
    </w:p>
    <w:p w14:paraId="665357B4" w14:textId="77777777" w:rsidR="00DE55EC" w:rsidRDefault="00000000">
      <w:hyperlink w:anchor="MQfS-kNy5O">
        <w:r>
          <w:rPr>
            <w:rStyle w:val="Hyperlink"/>
          </w:rPr>
          <w:t>me to the Plate Playground!</w:t>
        </w:r>
      </w:hyperlink>
    </w:p>
    <w:p w14:paraId="26588862" w14:textId="77777777" w:rsidR="00DE55EC" w:rsidRDefault="00000000">
      <w:hyperlink w:anchor="3NdrV_orYy">
        <w:r>
          <w:rPr>
            <w:rStyle w:val="Hyperlink"/>
          </w:rPr>
          <w:t>Collaborative Editing</w:t>
        </w:r>
      </w:hyperlink>
    </w:p>
    <w:p w14:paraId="2D74D1F9" w14:textId="77777777" w:rsidR="00DE55EC" w:rsidRDefault="00000000">
      <w:hyperlink w:anchor="8dE9iP_5rZ">
        <w:r>
          <w:rPr>
            <w:rStyle w:val="Hyperlink"/>
          </w:rPr>
          <w:t>AI-Powered Editing</w:t>
        </w:r>
      </w:hyperlink>
    </w:p>
    <w:p w14:paraId="75A80409" w14:textId="77777777" w:rsidR="00DE55EC" w:rsidRDefault="00000000">
      <w:hyperlink w:anchor="oKrBteNXcY">
        <w:r>
          <w:rPr>
            <w:rStyle w:val="Hyperlink"/>
          </w:rPr>
          <w:t>Rich Content Editing</w:t>
        </w:r>
      </w:hyperlink>
    </w:p>
    <w:p w14:paraId="49AFD185" w14:textId="77777777" w:rsidR="00DE55EC" w:rsidRDefault="00000000">
      <w:hyperlink w:anchor="I9esuhTivy">
        <w:r>
          <w:rPr>
            <w:rStyle w:val="Hyperlink"/>
          </w:rPr>
          <w:t>How Plate Compares</w:t>
        </w:r>
      </w:hyperlink>
    </w:p>
    <w:p w14:paraId="7905A5B8" w14:textId="77777777" w:rsidR="00DE55EC" w:rsidRDefault="00000000">
      <w:hyperlink w:anchor="Jd0prV99rd">
        <w:r>
          <w:rPr>
            <w:rStyle w:val="Hyperlink"/>
          </w:rPr>
          <w:t>Images and Media</w:t>
        </w:r>
      </w:hyperlink>
    </w:p>
    <w:p w14:paraId="68B36BD8" w14:textId="77777777" w:rsidR="00DE55EC" w:rsidRDefault="00000000">
      <w:hyperlink w:anchor="ZEr0iqB8CU">
        <w:r>
          <w:rPr>
            <w:rStyle w:val="Hyperlink"/>
          </w:rPr>
          <w:t>Table of Contents</w:t>
        </w:r>
      </w:hyperlink>
    </w:p>
    <w:p w14:paraId="463D1BCE" w14:textId="77777777" w:rsidR="00DE55EC" w:rsidRDefault="00000000">
      <w:hyperlink w:anchor="l85jh3jYm5">
        <w:r>
          <w:rPr>
            <w:rStyle w:val="Hyperlink"/>
          </w:rPr>
          <w:t>Dates and Equations</w:t>
        </w:r>
      </w:hyperlink>
    </w:p>
    <w:p w14:paraId="31607B9D" w14:textId="77777777" w:rsidR="00DE55EC" w:rsidRDefault="00000000">
      <w:hyperlink w:anchor="uMgOc9_Fq7">
        <w:r>
          <w:rPr>
            <w:rStyle w:val="Hyperlink"/>
          </w:rPr>
          <w:t>Callouts and Toggles</w:t>
        </w:r>
      </w:hyperlink>
    </w:p>
    <w:p w14:paraId="5D72FE57" w14:textId="77777777" w:rsidR="00DE55EC" w:rsidRDefault="00000000">
      <w:hyperlink w:anchor="o4ZJoP2iJQ">
        <w:r>
          <w:rPr>
            <w:rStyle w:val="Hyperlink"/>
          </w:rPr>
          <w:t>Multi-column Layout</w:t>
        </w:r>
      </w:hyperlink>
    </w:p>
    <w:p w14:paraId="1F943450" w14:textId="77777777" w:rsidR="00DE55EC" w:rsidRDefault="00000000">
      <w:r>
        <w:t>﻿</w:t>
      </w:r>
    </w:p>
    <w:p w14:paraId="13A79956" w14:textId="77777777" w:rsidR="00DE55EC" w:rsidRDefault="00DE55EC">
      <w:pPr>
        <w:pBdr>
          <w:bottom w:val="single" w:sz="6" w:space="1" w:color="auto"/>
        </w:pBdr>
      </w:pPr>
    </w:p>
    <w:p w14:paraId="1FB23B88" w14:textId="77777777" w:rsidR="00DE55EC" w:rsidRDefault="00000000">
      <w:r>
        <w:t>﻿</w:t>
      </w:r>
    </w:p>
    <w:p w14:paraId="13A2883B" w14:textId="77777777" w:rsidR="00DE55EC" w:rsidRDefault="00000000">
      <w:pPr>
        <w:pStyle w:val="Heading3"/>
      </w:pPr>
      <w:bookmarkStart w:id="33" w:name="l85jh3jYm5"/>
      <w:r>
        <w:t>Dates and Equations</w:t>
      </w:r>
      <w:bookmarkEnd w:id="33"/>
    </w:p>
    <w:p w14:paraId="5D50FF45" w14:textId="77777777" w:rsidR="00DE55EC" w:rsidRDefault="00000000">
      <w:r>
        <w:t xml:space="preserve">Insert dates like January 14, 2024﻿ or use inline equations: </w:t>
      </w:r>
      <w:r>
        <w:rPr>
          <w:rFonts w:ascii="Cambria Math" w:hAnsi="Cambria Math"/>
        </w:rPr>
        <w:t>E = mc^2</w:t>
      </w:r>
      <w:r>
        <w:t>﻿.</w:t>
      </w:r>
    </w:p>
    <w:p w14:paraId="075DF0FB" w14:textId="77777777" w:rsidR="00DE55EC" w:rsidRDefault="00000000">
      <w:pPr>
        <w:jc w:val="center"/>
      </w:pPr>
      <w:r>
        <w:rPr>
          <w:rFonts w:ascii="Cambria Math" w:hAnsi="Cambria Math"/>
          <w:sz w:val="24"/>
        </w:rPr>
        <w:t>\int_{-\infty}^{\infty} e^{-x^2} dx = \sqrt{\pi}</w:t>
      </w:r>
    </w:p>
    <w:p w14:paraId="39F28AC6" w14:textId="77777777" w:rsidR="00DE55EC" w:rsidRDefault="00000000">
      <w:r>
        <w:t>﻿</w:t>
      </w:r>
    </w:p>
    <w:p w14:paraId="28C2B39C" w14:textId="77777777" w:rsidR="00DE55EC" w:rsidRDefault="00000000">
      <w:pPr>
        <w:pStyle w:val="Heading3"/>
      </w:pPr>
      <w:bookmarkStart w:id="34" w:name="uMgOc9_Fq7"/>
      <w:r>
        <w:t>Callouts and Toggles</w:t>
      </w:r>
      <w:bookmarkEnd w:id="34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0"/>
        <w:gridCol w:w="8770"/>
      </w:tblGrid>
      <w:tr w:rsidR="00DE55EC" w14:paraId="4184EA7C" w14:textId="77777777">
        <w:trPr>
          <w:tblCellSpacing w:w="0" w:type="dxa"/>
          <w:jc w:val="center"/>
        </w:trPr>
        <w:tc>
          <w:tcPr>
            <w:tcW w:w="450" w:type="dxa"/>
          </w:tcPr>
          <w:p w14:paraId="50712DCE" w14:textId="77777777" w:rsidR="00DE55EC" w:rsidRDefault="00000000">
            <w:r>
              <w:rPr>
                <w:sz w:val="27"/>
              </w:rPr>
              <w:t>💡</w:t>
            </w:r>
          </w:p>
        </w:tc>
        <w:tc>
          <w:tcPr>
            <w:tcW w:w="0" w:type="auto"/>
          </w:tcPr>
          <w:p w14:paraId="20F71247" w14:textId="77777777" w:rsidR="00DE55EC" w:rsidRDefault="00000000">
            <w:r>
              <w:t>This is a callout block for important information.</w:t>
            </w:r>
          </w:p>
        </w:tc>
      </w:tr>
    </w:tbl>
    <w:p w14:paraId="232475D5" w14:textId="77777777" w:rsidR="00DE55EC" w:rsidRDefault="00DE55EC"/>
    <w:p w14:paraId="48C93D9A" w14:textId="77777777" w:rsidR="00DE55EC" w:rsidRDefault="00000000">
      <w:pPr>
        <w:pStyle w:val="Heading3"/>
      </w:pPr>
      <w:bookmarkStart w:id="35" w:name="o4ZJoP2iJQ"/>
      <w:r>
        <w:t>Multi-column Layout</w:t>
      </w:r>
      <w:bookmarkEnd w:id="35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55EC" w14:paraId="05D75361" w14:textId="77777777">
        <w:trPr>
          <w:tblCellSpacing w:w="0" w:type="dxa"/>
          <w:jc w:val="center"/>
        </w:trPr>
        <w:tc>
          <w:tcPr>
            <w:tcW w:w="2500" w:type="pct"/>
          </w:tcPr>
          <w:p w14:paraId="6B4D12E3" w14:textId="77777777" w:rsidR="00DE55EC" w:rsidRDefault="00000000">
            <w:r>
              <w:t>First column content. Great for side-by-side comparisons.</w:t>
            </w:r>
          </w:p>
        </w:tc>
        <w:tc>
          <w:tcPr>
            <w:tcW w:w="2500" w:type="pct"/>
          </w:tcPr>
          <w:p w14:paraId="06DA756C" w14:textId="77777777" w:rsidR="00DE55EC" w:rsidRDefault="00000000">
            <w:r>
              <w:t>Second column content. Layout flexibility at its best.</w:t>
            </w:r>
          </w:p>
        </w:tc>
      </w:tr>
    </w:tbl>
    <w:p w14:paraId="30A66AFC" w14:textId="77777777" w:rsidR="00DE55EC" w:rsidRDefault="00DE55EC"/>
    <w:p w14:paraId="7B63089B" w14:textId="77777777" w:rsidR="00DE55EC" w:rsidRDefault="00000000">
      <w:r>
        <w:t>﻿</w:t>
      </w:r>
    </w:p>
    <w:sectPr w:rsidR="00DE55EC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" w:initials="">
    <w:p w14:paraId="479BF2E5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  <w:comment w:id="9" w:author="" w:initials="">
    <w:p w14:paraId="44C20359" w14:textId="77777777" w:rsidR="00000000" w:rsidRDefault="0000000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9BF2E5" w15:done="0"/>
  <w15:commentEx w15:paraId="44C2035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9BF2E5" w16cid:durableId="30C9EC10"/>
  <w16cid:commentId w16cid:paraId="44C20359" w16cid:durableId="5D1C8D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B97"/>
    <w:multiLevelType w:val="multilevel"/>
    <w:tmpl w:val="EE1A12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91955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EC"/>
    <w:rsid w:val="007957C2"/>
    <w:rsid w:val="007D4315"/>
    <w:rsid w:val="00DE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72726"/>
  <w15:docId w15:val="{21F5C611-C99F-8246-8EC3-B299C018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atejs.org/" TargetMode="External"/><Relationship Id="rId13" Type="http://schemas.openxmlformats.org/officeDocument/2006/relationships/hyperlink" Target="file:////docs/ai" TargetMode="External"/><Relationship Id="rId18" Type="http://schemas.openxmlformats.org/officeDocument/2006/relationships/hyperlink" Target="file:////docs/autoformat" TargetMode="External"/><Relationship Id="rId26" Type="http://schemas.openxmlformats.org/officeDocument/2006/relationships/image" Target="media/image1.jpeg"/><Relationship Id="rId3" Type="http://schemas.openxmlformats.org/officeDocument/2006/relationships/settings" Target="settings.xml"/><Relationship Id="rId21" Type="http://schemas.openxmlformats.org/officeDocument/2006/relationships/hyperlink" Target="file:////docs/mention" TargetMode="External"/><Relationship Id="rId7" Type="http://schemas.microsoft.com/office/2016/09/relationships/commentsIds" Target="commentsIds.xml"/><Relationship Id="rId12" Type="http://schemas.openxmlformats.org/officeDocument/2006/relationships/hyperlink" Target="file:////docs/comment" TargetMode="External"/><Relationship Id="rId17" Type="http://schemas.openxmlformats.org/officeDocument/2006/relationships/hyperlink" Target="file:////docs/basic-marks" TargetMode="External"/><Relationship Id="rId25" Type="http://schemas.openxmlformats.org/officeDocument/2006/relationships/hyperlink" Target="file:////docs/dnd" TargetMode="External"/><Relationship Id="rId2" Type="http://schemas.openxmlformats.org/officeDocument/2006/relationships/styles" Target="styles.xml"/><Relationship Id="rId16" Type="http://schemas.openxmlformats.org/officeDocument/2006/relationships/hyperlink" Target="file:////docs/blockquote" TargetMode="External"/><Relationship Id="rId20" Type="http://schemas.openxmlformats.org/officeDocument/2006/relationships/hyperlink" Target="file:////docs/link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file:////docs/suggestion" TargetMode="External"/><Relationship Id="rId24" Type="http://schemas.openxmlformats.org/officeDocument/2006/relationships/hyperlink" Target="file:////docs/media" TargetMode="External"/><Relationship Id="rId5" Type="http://schemas.openxmlformats.org/officeDocument/2006/relationships/comments" Target="comments.xml"/><Relationship Id="rId15" Type="http://schemas.openxmlformats.org/officeDocument/2006/relationships/hyperlink" Target="file:////docs/list" TargetMode="External"/><Relationship Id="rId23" Type="http://schemas.openxmlformats.org/officeDocument/2006/relationships/hyperlink" Target="file:////docs/slash-command" TargetMode="External"/><Relationship Id="rId28" Type="http://schemas.openxmlformats.org/officeDocument/2006/relationships/fontTable" Target="fontTable.xml"/><Relationship Id="rId10" Type="http://schemas.openxmlformats.org/officeDocument/2006/relationships/hyperlink" Target="file:////docs" TargetMode="External"/><Relationship Id="rId19" Type="http://schemas.openxmlformats.org/officeDocument/2006/relationships/hyperlink" Target="file:////docs/markdow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js.org/" TargetMode="External"/><Relationship Id="rId14" Type="http://schemas.openxmlformats.org/officeDocument/2006/relationships/hyperlink" Target="file:////docs/heading" TargetMode="External"/><Relationship Id="rId22" Type="http://schemas.openxmlformats.org/officeDocument/2006/relationships/hyperlink" Target="file:////docs/emoji" TargetMode="External"/><Relationship Id="rId27" Type="http://schemas.openxmlformats.org/officeDocument/2006/relationships/hyperlink" Target="https://s26.q4cdn.com/900411403/files/doc_downloads/te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6721</Words>
  <Characters>38316</Characters>
  <Application>Microsoft Office Word</Application>
  <DocSecurity>0</DocSecurity>
  <Lines>319</Lines>
  <Paragraphs>89</Paragraphs>
  <ScaleCrop>false</ScaleCrop>
  <Company/>
  <LinksUpToDate>false</LinksUpToDate>
  <CharactersWithSpaces>44948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2026-01-21T14:16:00Z</dcterms:created>
  <dcterms:modified xsi:type="dcterms:W3CDTF">2026-01-21T14:27:00Z</dcterms:modified>
</cp:coreProperties>
</file>